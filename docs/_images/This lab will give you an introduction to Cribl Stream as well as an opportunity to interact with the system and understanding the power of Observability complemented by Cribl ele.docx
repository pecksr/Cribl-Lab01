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4FEF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This lab will give you an introduction to Cribl Stream as well as an opportunity to interact with the system and understanding the power of Observability complemented by Cribl elegance. </w:t>
      </w:r>
    </w:p>
    <w:p w14:paraId="55957CD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62E3A99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What is Stream? </w:t>
      </w:r>
    </w:p>
    <w:p w14:paraId="52EEAD8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xml:space="preserve">Cribl Stream is an observability pipeline tool living </w:t>
      </w:r>
      <w:ins w:id="0" w:author="Peck, Steve" w:date="2022-03-30T20:40:00Z">
        <w:r w:rsidRPr="004351BE">
          <w:rPr>
            <w:rFonts w:ascii="Calibri" w:eastAsia="Times New Roman" w:hAnsi="Calibri" w:cs="Calibri"/>
            <w:color w:val="000000"/>
            <w:sz w:val="32"/>
            <w:szCs w:val="32"/>
          </w:rPr>
          <w:t xml:space="preserve">in </w:t>
        </w:r>
      </w:ins>
      <w:r w:rsidRPr="004351BE">
        <w:rPr>
          <w:rFonts w:ascii="Calibri" w:eastAsia="Times New Roman" w:hAnsi="Calibri" w:cs="Calibri"/>
          <w:color w:val="000000"/>
          <w:sz w:val="32"/>
          <w:szCs w:val="32"/>
        </w:rPr>
        <w:t>between any data source and any destination. These destinations can be systems of analysis (Splunk, Elastic, etc.) or systems of retention (S3 buckets, Data Lakes, etc.). Stream routes, reduces, replays and redacts data sources in flight. </w:t>
      </w:r>
    </w:p>
    <w:p w14:paraId="2983BE1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E1FDB4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Basic Elements</w:t>
      </w:r>
    </w:p>
    <w:p w14:paraId="672C4713" w14:textId="071E6461" w:rsidR="004351BE" w:rsidRPr="004351BE" w:rsidRDefault="00015715" w:rsidP="004351BE">
      <w:pPr>
        <w:rPr>
          <w:rFonts w:ascii="Calibri" w:eastAsia="Times New Roman" w:hAnsi="Calibri" w:cs="Calibri"/>
          <w:color w:val="000000"/>
          <w:sz w:val="27"/>
          <w:szCs w:val="27"/>
        </w:rPr>
      </w:pPr>
      <w:del w:id="1" w:author="Peck, Steve" w:date="2022-03-30T20:40:00Z">
        <w:r w:rsidRPr="00015715">
          <w:rPr>
            <w:rFonts w:ascii="Calibri" w:eastAsia="Times New Roman" w:hAnsi="Calibri" w:cs="Calibri"/>
            <w:color w:val="000000"/>
            <w:sz w:val="32"/>
            <w:szCs w:val="32"/>
          </w:rPr>
          <w:delText>Stream uses</w:delText>
        </w:r>
      </w:del>
      <w:ins w:id="2" w:author="Peck, Steve" w:date="2022-03-30T20:40:00Z">
        <w:r w:rsidR="004351BE" w:rsidRPr="004351BE">
          <w:rPr>
            <w:rFonts w:ascii="Calibri" w:eastAsia="Times New Roman" w:hAnsi="Calibri" w:cs="Calibri"/>
            <w:color w:val="000000"/>
            <w:sz w:val="32"/>
            <w:szCs w:val="32"/>
          </w:rPr>
          <w:t>Streams users</w:t>
        </w:r>
      </w:ins>
      <w:r w:rsidR="004351BE" w:rsidRPr="004351BE">
        <w:rPr>
          <w:rFonts w:ascii="Calibri" w:eastAsia="Times New Roman" w:hAnsi="Calibri" w:cs="Calibri"/>
          <w:color w:val="000000"/>
          <w:sz w:val="32"/>
          <w:szCs w:val="32"/>
        </w:rPr>
        <w:t xml:space="preserve"> Sources, Destinations, Routes and Pipelines to move data coming from its sources, processes through its pipelines (group of functions) and send the results to one or many destinations in the format that is best for the environment and its use cases. </w:t>
      </w:r>
    </w:p>
    <w:p w14:paraId="28AF8FA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b/>
          <w:bCs/>
          <w:color w:val="000000"/>
          <w:sz w:val="32"/>
          <w:szCs w:val="32"/>
        </w:rPr>
        <w:t> </w:t>
      </w:r>
    </w:p>
    <w:p w14:paraId="7226B4C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b/>
          <w:bCs/>
          <w:color w:val="000000"/>
          <w:sz w:val="32"/>
          <w:szCs w:val="32"/>
        </w:rPr>
        <w:t>This Labs has 3 parts:</w:t>
      </w:r>
    </w:p>
    <w:p w14:paraId="51F268E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b/>
          <w:bCs/>
          <w:color w:val="000000"/>
          <w:sz w:val="32"/>
          <w:szCs w:val="32"/>
        </w:rPr>
        <w:t>Part 1 –</w:t>
      </w:r>
      <w:r w:rsidRPr="004351BE">
        <w:rPr>
          <w:rFonts w:ascii="Calibri" w:eastAsia="Times New Roman" w:hAnsi="Calibri" w:cs="Calibri"/>
          <w:color w:val="000000"/>
          <w:sz w:val="32"/>
          <w:szCs w:val="32"/>
        </w:rPr>
        <w:t> Introduction to Stream elements</w:t>
      </w:r>
    </w:p>
    <w:p w14:paraId="5BB000C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b/>
          <w:bCs/>
          <w:color w:val="000000"/>
          <w:sz w:val="32"/>
          <w:szCs w:val="32"/>
        </w:rPr>
        <w:t>Part 2 –</w:t>
      </w:r>
      <w:r w:rsidRPr="004351BE">
        <w:rPr>
          <w:rFonts w:ascii="Calibri" w:eastAsia="Times New Roman" w:hAnsi="Calibri" w:cs="Calibri"/>
          <w:color w:val="000000"/>
          <w:sz w:val="32"/>
          <w:szCs w:val="32"/>
        </w:rPr>
        <w:t> Routes and Pipelines</w:t>
      </w:r>
    </w:p>
    <w:p w14:paraId="0A1A7A0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b/>
          <w:bCs/>
          <w:color w:val="000000"/>
          <w:sz w:val="32"/>
          <w:szCs w:val="32"/>
        </w:rPr>
        <w:t>Part 3 –</w:t>
      </w:r>
      <w:r w:rsidRPr="004351BE">
        <w:rPr>
          <w:rFonts w:ascii="Calibri" w:eastAsia="Times New Roman" w:hAnsi="Calibri" w:cs="Calibri"/>
          <w:color w:val="000000"/>
          <w:sz w:val="32"/>
          <w:szCs w:val="32"/>
        </w:rPr>
        <w:t> Answering to Use Cases</w:t>
      </w:r>
    </w:p>
    <w:p w14:paraId="34C75C8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b/>
          <w:bCs/>
          <w:color w:val="000000"/>
          <w:sz w:val="32"/>
          <w:szCs w:val="32"/>
        </w:rPr>
        <w:t> </w:t>
      </w:r>
    </w:p>
    <w:p w14:paraId="5F3614B7" w14:textId="77777777" w:rsidR="004351BE" w:rsidRPr="004351BE" w:rsidRDefault="004351BE" w:rsidP="004351BE">
      <w:pPr>
        <w:rPr>
          <w:rFonts w:ascii="Calibri" w:hAnsi="Calibri"/>
          <w:color w:val="000000"/>
          <w:sz w:val="27"/>
          <w:rPrChange w:id="3" w:author="Peck, Steve" w:date="2022-03-30T20:40:00Z">
            <w:rPr>
              <w:rFonts w:ascii="Calibri" w:hAnsi="Calibri"/>
              <w:color w:val="000000"/>
              <w:sz w:val="27"/>
              <w:highlight w:val="yellow"/>
            </w:rPr>
          </w:rPrChange>
        </w:rPr>
      </w:pPr>
      <w:r w:rsidRPr="004351BE">
        <w:rPr>
          <w:rFonts w:ascii="Calibri" w:hAnsi="Calibri"/>
          <w:color w:val="000000"/>
          <w:sz w:val="32"/>
          <w:rPrChange w:id="4" w:author="Peck, Steve" w:date="2022-03-30T20:40:00Z">
            <w:rPr>
              <w:rFonts w:ascii="Calibri" w:hAnsi="Calibri"/>
              <w:color w:val="000000"/>
              <w:sz w:val="32"/>
              <w:highlight w:val="yellow"/>
            </w:rPr>
          </w:rPrChange>
        </w:rPr>
        <w:t>Access your Cribl Stream instance from the jump box provided using the Chrome web browser pointing to: </w:t>
      </w:r>
      <w:r w:rsidRPr="004351BE">
        <w:rPr>
          <w:rFonts w:ascii="Calibri" w:hAnsi="Calibri"/>
          <w:color w:val="000000"/>
          <w:sz w:val="32"/>
          <w:rPrChange w:id="5" w:author="Peck, Steve" w:date="2022-03-30T20:40:00Z">
            <w:rPr>
              <w:rFonts w:ascii="Calibri" w:hAnsi="Calibri"/>
              <w:color w:val="000000"/>
              <w:sz w:val="32"/>
              <w:highlight w:val="yellow"/>
            </w:rPr>
          </w:rPrChange>
        </w:rPr>
        <w:fldChar w:fldCharType="begin"/>
      </w:r>
      <w:r w:rsidRPr="004351BE">
        <w:rPr>
          <w:rFonts w:ascii="Calibri" w:hAnsi="Calibri"/>
          <w:color w:val="000000"/>
          <w:sz w:val="32"/>
          <w:rPrChange w:id="6" w:author="Peck, Steve" w:date="2022-03-30T20:40:00Z">
            <w:rPr>
              <w:rFonts w:ascii="Calibri" w:hAnsi="Calibri"/>
              <w:color w:val="000000"/>
              <w:sz w:val="32"/>
              <w:highlight w:val="yellow"/>
            </w:rPr>
          </w:rPrChange>
        </w:rPr>
        <w:instrText xml:space="preserve"> HYPERLINK "http://10.233.36.248:9000" \o "http://10.233.36.248:9000/" </w:instrText>
      </w:r>
      <w:r w:rsidRPr="004351BE">
        <w:rPr>
          <w:rFonts w:ascii="Calibri" w:hAnsi="Calibri"/>
          <w:color w:val="000000"/>
          <w:sz w:val="32"/>
          <w:rPrChange w:id="7" w:author="Peck, Steve" w:date="2022-03-30T20:40:00Z">
            <w:rPr>
              <w:rFonts w:ascii="Calibri" w:hAnsi="Calibri"/>
              <w:color w:val="000000"/>
              <w:sz w:val="32"/>
              <w:highlight w:val="yellow"/>
            </w:rPr>
          </w:rPrChange>
        </w:rPr>
        <w:fldChar w:fldCharType="separate"/>
      </w:r>
      <w:r w:rsidRPr="004351BE">
        <w:rPr>
          <w:rFonts w:ascii="Calibri" w:hAnsi="Calibri"/>
          <w:color w:val="0563C1"/>
          <w:sz w:val="32"/>
          <w:u w:val="single"/>
          <w:rPrChange w:id="8" w:author="Peck, Steve" w:date="2022-03-30T20:40:00Z">
            <w:rPr>
              <w:rFonts w:ascii="Calibri" w:hAnsi="Calibri"/>
              <w:color w:val="0563C1"/>
              <w:sz w:val="32"/>
              <w:highlight w:val="yellow"/>
              <w:u w:val="single"/>
            </w:rPr>
          </w:rPrChange>
        </w:rPr>
        <w:t>http://10.233.36.248:9000</w:t>
      </w:r>
      <w:r w:rsidRPr="004351BE">
        <w:rPr>
          <w:rFonts w:ascii="Calibri" w:hAnsi="Calibri"/>
          <w:color w:val="000000"/>
          <w:sz w:val="32"/>
          <w:rPrChange w:id="9" w:author="Peck, Steve" w:date="2022-03-30T20:40:00Z">
            <w:rPr>
              <w:rFonts w:ascii="Calibri" w:hAnsi="Calibri"/>
              <w:color w:val="000000"/>
              <w:sz w:val="32"/>
              <w:highlight w:val="yellow"/>
            </w:rPr>
          </w:rPrChange>
        </w:rPr>
        <w:fldChar w:fldCharType="end"/>
      </w:r>
    </w:p>
    <w:p w14:paraId="38C5909D" w14:textId="77777777" w:rsidR="004351BE" w:rsidRPr="004351BE" w:rsidRDefault="004351BE" w:rsidP="004351BE">
      <w:pPr>
        <w:rPr>
          <w:rFonts w:ascii="Calibri" w:eastAsia="Times New Roman" w:hAnsi="Calibri" w:cs="Calibri"/>
          <w:color w:val="000000"/>
          <w:sz w:val="27"/>
          <w:szCs w:val="27"/>
        </w:rPr>
      </w:pPr>
      <w:r w:rsidRPr="004351BE">
        <w:rPr>
          <w:rFonts w:ascii="Calibri" w:hAnsi="Calibri"/>
          <w:color w:val="000000"/>
          <w:sz w:val="32"/>
          <w:rPrChange w:id="10" w:author="Peck, Steve" w:date="2022-03-30T20:40:00Z">
            <w:rPr>
              <w:rFonts w:ascii="Calibri" w:hAnsi="Calibri"/>
              <w:color w:val="000000"/>
              <w:sz w:val="32"/>
              <w:highlight w:val="yellow"/>
            </w:rPr>
          </w:rPrChange>
        </w:rPr>
        <w:t>Login as Admin with the password of Go2atc4labs!</w:t>
      </w:r>
    </w:p>
    <w:p w14:paraId="0E49B29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C55701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4B9503C" w14:textId="33FD9297" w:rsidR="004351BE" w:rsidRPr="004351BE" w:rsidRDefault="004351BE" w:rsidP="004351BE">
      <w:pPr>
        <w:rPr>
          <w:rFonts w:ascii="Calibri" w:hAnsi="Calibri"/>
          <w:color w:val="000000"/>
          <w:sz w:val="27"/>
          <w:rPrChange w:id="11" w:author="Peck, Steve" w:date="2022-03-30T20:40:00Z">
            <w:rPr>
              <w:rFonts w:ascii="Calibri" w:hAnsi="Calibri"/>
              <w:b/>
              <w:color w:val="000000"/>
              <w:sz w:val="27"/>
            </w:rPr>
          </w:rPrChange>
        </w:rPr>
      </w:pPr>
      <w:r w:rsidRPr="004351BE">
        <w:rPr>
          <w:rFonts w:ascii="Calibri" w:hAnsi="Calibri"/>
          <w:color w:val="000000"/>
          <w:sz w:val="32"/>
          <w:rPrChange w:id="12" w:author="Peck, Steve" w:date="2022-03-30T20:40:00Z">
            <w:rPr>
              <w:rFonts w:ascii="Calibri" w:hAnsi="Calibri"/>
              <w:b/>
              <w:color w:val="000000"/>
              <w:sz w:val="32"/>
            </w:rPr>
          </w:rPrChange>
        </w:rPr>
        <w:t>Part 1</w:t>
      </w:r>
      <w:del w:id="13" w:author="Peck, Steve" w:date="2022-03-30T20:40:00Z">
        <w:r w:rsidR="000778FF" w:rsidRPr="00015715">
          <w:rPr>
            <w:rFonts w:ascii="Calibri" w:eastAsia="Times New Roman" w:hAnsi="Calibri" w:cs="Calibri"/>
            <w:b/>
            <w:bCs/>
            <w:color w:val="000000"/>
            <w:sz w:val="32"/>
            <w:szCs w:val="32"/>
          </w:rPr>
          <w:delText xml:space="preserve"> – Introduction to Stream elements</w:delText>
        </w:r>
      </w:del>
      <w:ins w:id="14" w:author="Peck, Steve" w:date="2022-03-30T20:40:00Z">
        <w:r w:rsidRPr="004351BE">
          <w:rPr>
            <w:rFonts w:ascii="Calibri" w:eastAsia="Times New Roman" w:hAnsi="Calibri" w:cs="Calibri"/>
            <w:color w:val="000000"/>
            <w:sz w:val="32"/>
            <w:szCs w:val="32"/>
          </w:rPr>
          <w:t> </w:t>
        </w:r>
      </w:ins>
    </w:p>
    <w:p w14:paraId="21ED6AEC" w14:textId="77777777" w:rsidR="001264CD" w:rsidRPr="00015715" w:rsidRDefault="001264CD" w:rsidP="00015715">
      <w:pPr>
        <w:rPr>
          <w:del w:id="15" w:author="Peck, Steve" w:date="2022-03-30T20:40:00Z"/>
          <w:rFonts w:ascii="Calibri" w:eastAsia="Times New Roman" w:hAnsi="Calibri" w:cs="Calibri"/>
          <w:color w:val="000000"/>
          <w:sz w:val="27"/>
          <w:szCs w:val="27"/>
        </w:rPr>
      </w:pPr>
    </w:p>
    <w:p w14:paraId="4447E4A4" w14:textId="2C2B9ED3" w:rsidR="004351BE" w:rsidRPr="004351BE" w:rsidRDefault="001264CD" w:rsidP="004351BE">
      <w:pPr>
        <w:numPr>
          <w:ilvl w:val="0"/>
          <w:numId w:val="1"/>
        </w:numPr>
        <w:ind w:left="435"/>
        <w:rPr>
          <w:rFonts w:ascii="Calibri" w:hAnsi="Calibri"/>
          <w:color w:val="000000"/>
          <w:rPrChange w:id="16" w:author="Peck, Steve" w:date="2022-03-30T20:40:00Z">
            <w:rPr>
              <w:rFonts w:ascii="Calibri" w:hAnsi="Calibri"/>
              <w:color w:val="000000"/>
              <w:sz w:val="27"/>
            </w:rPr>
          </w:rPrChange>
        </w:rPr>
        <w:pPrChange w:id="17" w:author="Peck, Steve" w:date="2022-03-30T20:40:00Z">
          <w:pPr/>
        </w:pPrChange>
      </w:pPr>
      <w:del w:id="18" w:author="Peck, Steve" w:date="2022-03-30T20:40:00Z">
        <w:r>
          <w:rPr>
            <w:rFonts w:ascii="Calibri" w:eastAsia="Times New Roman" w:hAnsi="Calibri" w:cs="Calibri"/>
            <w:color w:val="000000"/>
            <w:sz w:val="32"/>
            <w:szCs w:val="32"/>
          </w:rPr>
          <w:delText xml:space="preserve">1.  </w:delText>
        </w:r>
      </w:del>
      <w:r w:rsidR="004351BE" w:rsidRPr="004351BE">
        <w:rPr>
          <w:rFonts w:ascii="Calibri" w:eastAsia="Times New Roman" w:hAnsi="Calibri" w:cs="Calibri"/>
          <w:color w:val="000000"/>
          <w:sz w:val="32"/>
          <w:szCs w:val="32"/>
        </w:rPr>
        <w:t>Review Sources and Destinations</w:t>
      </w:r>
    </w:p>
    <w:p w14:paraId="151B2F1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br/>
      </w:r>
      <w:r w:rsidRPr="004351BE">
        <w:rPr>
          <w:rFonts w:ascii="Calibri" w:eastAsia="Times New Roman" w:hAnsi="Calibri" w:cs="Calibri"/>
          <w:b/>
          <w:bCs/>
          <w:color w:val="000000"/>
          <w:sz w:val="32"/>
          <w:szCs w:val="32"/>
        </w:rPr>
        <w:t>Sources</w:t>
      </w:r>
    </w:p>
    <w:p w14:paraId="4EE9373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LogStream can receive continuous data input from various Sources, including Splunk, HTTP, Elastic Beats, Kinesis, Kafka, TCP JSON, and many others.</w:t>
      </w:r>
    </w:p>
    <w:p w14:paraId="63F891A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Sources can be of a Push or Pull type where Push sources can forward data into Cribl Stream as any other receiving system (Syslog, Splunk, etc.). </w:t>
      </w:r>
      <w:r w:rsidRPr="004351BE">
        <w:rPr>
          <w:rFonts w:ascii="Calibri" w:eastAsia="Times New Roman" w:hAnsi="Calibri" w:cs="Calibri"/>
          <w:color w:val="000000"/>
          <w:sz w:val="32"/>
          <w:szCs w:val="32"/>
        </w:rPr>
        <w:br/>
        <w:t>Data from these Sources is normally sent to a set of LogStream Workers through a load balancer. Some Sources, such as Splunk forwarders, have native load-balancing capabilities, so you should point these directly at LogStream.</w:t>
      </w:r>
    </w:p>
    <w:p w14:paraId="51F9590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Pull sources can interact with Stream via REST APIs or other methods available within Stream integrations. For sources not necessarily integrated with Stream Scripts may also be used to collect data from Pull sources.</w:t>
      </w:r>
    </w:p>
    <w:p w14:paraId="65D8A6A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437E10F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b/>
          <w:bCs/>
          <w:color w:val="000000"/>
          <w:sz w:val="32"/>
          <w:szCs w:val="32"/>
        </w:rPr>
        <w:t>Destinations</w:t>
      </w:r>
    </w:p>
    <w:p w14:paraId="565E75DA" w14:textId="7A94C250"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Stream can send data to multiple destinations. These destinations may have native interactions as in sources or being sent at the protocol level such as Syslog, TCP, TCP/Json etc</w:t>
      </w:r>
      <w:r w:rsidR="006D43C1">
        <w:rPr>
          <w:rFonts w:ascii="Calibri" w:eastAsia="Times New Roman" w:hAnsi="Calibri" w:cs="Calibri"/>
          <w:color w:val="000000"/>
          <w:sz w:val="32"/>
          <w:szCs w:val="32"/>
        </w:rPr>
        <w:t>.</w:t>
      </w:r>
    </w:p>
    <w:p w14:paraId="00DC120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There may be Streaming, No Streaming and Other Destinations. These destinations can have integrations (as in Sources) or </w:t>
      </w:r>
    </w:p>
    <w:p w14:paraId="15AC444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Streaming Destination will forward a continuous flow of data out of Stream to systems or connoting points such as Splunk HEC</w:t>
      </w:r>
    </w:p>
    <w:p w14:paraId="0CC31D73" w14:textId="790FB9D3" w:rsidR="004351BE" w:rsidRPr="004351BE" w:rsidRDefault="006D43C1"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Non-Stream</w:t>
      </w:r>
      <w:r w:rsidR="004351BE" w:rsidRPr="004351BE">
        <w:rPr>
          <w:rFonts w:ascii="Calibri" w:eastAsia="Times New Roman" w:hAnsi="Calibri" w:cs="Calibri"/>
          <w:color w:val="000000"/>
          <w:sz w:val="32"/>
          <w:szCs w:val="32"/>
        </w:rPr>
        <w:t xml:space="preserve"> Destination wills send data to retention endpoints such as S3 buckets, Azure Blob Storage and others.</w:t>
      </w:r>
    </w:p>
    <w:p w14:paraId="344D8DB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Other Destinations will serve special purposes within the data flow.</w:t>
      </w:r>
    </w:p>
    <w:p w14:paraId="2078DC3F" w14:textId="77777777" w:rsidR="00015715" w:rsidRPr="00015715" w:rsidRDefault="00015715" w:rsidP="00015715">
      <w:pPr>
        <w:rPr>
          <w:del w:id="19" w:author="Peck, Steve" w:date="2022-03-30T20:40:00Z"/>
          <w:rFonts w:ascii="Calibri" w:eastAsia="Times New Roman" w:hAnsi="Calibri" w:cs="Calibri"/>
          <w:color w:val="000000"/>
          <w:sz w:val="27"/>
          <w:szCs w:val="27"/>
        </w:rPr>
      </w:pPr>
      <w:del w:id="20"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HYPERLINK "https://nam12.safelinks.protection.outlook.com/?url=https%3A%2F%2Fdocs.cribl.io%2Flogstream%2Fdestinations&amp;data=04%7C01%7CSteve.Peck%40wwt.com%7C8dee5ea4e1ca4614bc3908da11353f41%7Ca2d8e6b4e26e44218f3dec288c827c7d%7C1%7C0%7C637841217701381874%7CUnknown%7CTWFpbGZsb3d8eyJWIjoiMC4wLjAwMDAiLCJQIjoiV2luMzIiLCJBTiI6Ik1haWwiLCJXVCI6Mn0%3D%7C3000&amp;sdata=xQw5jVkVa8P5rTL44oGjbfdcVnVyQWQp30JqJRnYUtA%3D&amp;reserved=0" \o "https://nam12.safelinks.protection.outlook.com/?url=https%3A%2F%2Fdocs.cribl.io%2Flogstream%2Fdestinations&amp;data=04%7C01%7CSteve.Peck%40wwt.com%7C8dee5ea4e1ca4614bc3908da11353f41%7Ca2d8e6b4e26e44218f3dec288c827c7d%7C1%7C0%7C637841217701381874%7CUnknown%7CTWFpbGZsb3d8eyJWIjoiMC4wLjAwMDAiLCJQIjoiV2luMzIiLCJBTiI6Ik1haWwiLCJXVCI6Mn0%3D%7C3000&amp;sdata=xQw5jVkVa8P5rTL44oGjbfdcVnVyQWQp30JqJRnYUtA%3D&amp;reserved=0"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color w:val="0563C1"/>
            <w:sz w:val="32"/>
            <w:szCs w:val="32"/>
            <w:u w:val="single"/>
          </w:rPr>
          <w:delText>https://docs.cribl.io/logstream/destinations</w:delText>
        </w:r>
        <w:r w:rsidRPr="00015715">
          <w:rPr>
            <w:rFonts w:ascii="Calibri" w:eastAsia="Times New Roman" w:hAnsi="Calibri" w:cs="Calibri"/>
            <w:color w:val="000000"/>
            <w:sz w:val="32"/>
            <w:szCs w:val="32"/>
          </w:rPr>
          <w:fldChar w:fldCharType="end"/>
        </w:r>
      </w:del>
    </w:p>
    <w:p w14:paraId="1E42B23C" w14:textId="77777777" w:rsidR="004351BE" w:rsidRPr="004351BE" w:rsidRDefault="004351BE" w:rsidP="004351BE">
      <w:pPr>
        <w:rPr>
          <w:ins w:id="21" w:author="Peck, Steve" w:date="2022-03-30T20:40:00Z"/>
          <w:rFonts w:ascii="Calibri" w:eastAsia="Times New Roman" w:hAnsi="Calibri" w:cs="Calibri"/>
          <w:color w:val="000000"/>
          <w:sz w:val="27"/>
          <w:szCs w:val="27"/>
        </w:rPr>
      </w:pPr>
      <w:ins w:id="22"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HYPERLINK "https://nam12.safelinks.protection.outlook.com/?url=https%3A%2F%2Fdocs.cribl.io%2Flogstream%2Fdestinations&amp;data=04%7C01%7CSteve.Peck%40wwt.com%7C34de392a86a74a26d48308da12936a84%7Ca2d8e6b4e26e44218f3dec288c827c7d%7C1%7C0%7C637842721892965094%7CUnknown%7CTWFpbGZsb3d8eyJWIjoiMC4wLjAwMDAiLCJQIjoiV2luMzIiLCJBTiI6Ik1haWwiLCJXVCI6Mn0%3D%7C3000&amp;sdata=mJpQ64nQr5GD1i6lRP6kV1iQgefwn5J0%2BDexKh0%2FAGw%3D&amp;reserved=0" \o "https://nam12.safelinks.protection.outlook.com/?url=https%3A%2F%2Fdocs.cribl.io%2Flogstream%2Fdestinations&amp;data=04%7C01%7CSteve.Peck%40wwt.com%7C34de392a86a74a26d48308da12936a84%7Ca2d8e6b4e26e44218f3dec288c827c7d%7C1%7C0%7C637842721892965094%7CUnknown%7CTWFpbGZsb3d8eyJWIjoiMC4wLjAwMDAiLCJQIjoiV2luMzIiLCJBTiI6Ik1haWwiLCJXVCI6Mn0%3D%7C3000&amp;sdata=mJpQ64nQr5GD1i6lRP6kV1iQgefwn5J0%2BDexKh0%2FAGw%3D&amp;reserved=0"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color w:val="0563C1"/>
            <w:sz w:val="32"/>
            <w:szCs w:val="32"/>
            <w:u w:val="single"/>
          </w:rPr>
          <w:t>https://docs.cribl.io/logstream/destinations</w:t>
        </w:r>
        <w:r w:rsidRPr="004351BE">
          <w:rPr>
            <w:rFonts w:ascii="Calibri" w:eastAsia="Times New Roman" w:hAnsi="Calibri" w:cs="Calibri"/>
            <w:color w:val="000000"/>
            <w:sz w:val="32"/>
            <w:szCs w:val="32"/>
          </w:rPr>
          <w:fldChar w:fldCharType="end"/>
        </w:r>
      </w:ins>
    </w:p>
    <w:p w14:paraId="7FBC769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C1E1EF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2A96AA1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Task 01 </w:t>
      </w:r>
    </w:p>
    <w:p w14:paraId="710835C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Select Data/Sources &gt; Sources from the top menu</w:t>
      </w:r>
    </w:p>
    <w:p w14:paraId="6303218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Explore all sources available, filter at the bottom selected top menu for Collectors, Push, Pull, System and Internal sources. </w:t>
      </w:r>
    </w:p>
    <w:p w14:paraId="0A2B028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2F0DBD6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57A61D53" w14:textId="77777777" w:rsidR="00015715" w:rsidRPr="00015715" w:rsidRDefault="00015715" w:rsidP="00015715">
      <w:pPr>
        <w:rPr>
          <w:del w:id="23" w:author="Peck, Steve" w:date="2022-03-30T20:40:00Z"/>
          <w:rFonts w:ascii="Calibri" w:eastAsia="Times New Roman" w:hAnsi="Calibri" w:cs="Calibri"/>
          <w:color w:val="000000"/>
          <w:sz w:val="27"/>
          <w:szCs w:val="27"/>
        </w:rPr>
      </w:pPr>
      <w:del w:id="24" w:author="Peck, Steve" w:date="2022-03-30T20:40:00Z">
        <w:r w:rsidRPr="00015715">
          <w:rPr>
            <w:rFonts w:ascii="Calibri" w:eastAsia="Times New Roman" w:hAnsi="Calibri" w:cs="Calibri"/>
            <w:color w:val="000000"/>
            <w:sz w:val="32"/>
            <w:szCs w:val="32"/>
          </w:rPr>
          <w:lastRenderedPageBreak/>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"/var/folders/0q/x3mq5r5x58ld64pkyg88spq80000gq/T/com.microsoft.Word/WebArchiveCopyPasteTempFiles/cid745110969*image001.png@01D842FC.8B431210"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1ABFDB16" wp14:editId="4D449DFA">
              <wp:extent cx="5943600" cy="4654550"/>
              <wp:effectExtent l="0" t="0" r="0" b="635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3D270A21" w14:textId="6A3B68F8" w:rsidR="004351BE" w:rsidRPr="004351BE" w:rsidRDefault="004351BE" w:rsidP="004351BE">
      <w:pPr>
        <w:rPr>
          <w:ins w:id="25" w:author="Peck, Steve" w:date="2022-03-30T20:40:00Z"/>
          <w:rFonts w:ascii="Calibri" w:eastAsia="Times New Roman" w:hAnsi="Calibri" w:cs="Calibri"/>
          <w:color w:val="000000"/>
          <w:sz w:val="27"/>
          <w:szCs w:val="27"/>
        </w:rPr>
      </w:pPr>
      <w:ins w:id="26"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"/var/folders/0q/x3mq5r5x58ld64pkyg88spq80000gq/T/com.microsoft.Word/WebArchiveCopyPasteTempFiles/cid4040900425*image001.png@01D8445A.B07172C0"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3ADE7BCF" wp14:editId="78EE54E2">
              <wp:extent cx="5943600" cy="4655820"/>
              <wp:effectExtent l="0" t="0" r="0" b="508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655820"/>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1DBC704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612D0B6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Select Push &gt; Syslog</w:t>
      </w:r>
    </w:p>
    <w:p w14:paraId="181BF2B9" w14:textId="6C4EA075"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xml:space="preserve">Your sources are listed on the left and under Manage Syslog Sources you may configure several Syslog sources. These sources </w:t>
      </w:r>
      <w:del w:id="27" w:author="Peck, Steve" w:date="2022-03-30T20:40:00Z">
        <w:r w:rsidR="00015715" w:rsidRPr="00015715">
          <w:rPr>
            <w:rFonts w:ascii="Calibri" w:eastAsia="Times New Roman" w:hAnsi="Calibri" w:cs="Calibri"/>
            <w:color w:val="000000"/>
            <w:sz w:val="32"/>
            <w:szCs w:val="32"/>
          </w:rPr>
          <w:delText>wil</w:delText>
        </w:r>
        <w:r w:rsidR="00015715">
          <w:rPr>
            <w:rFonts w:ascii="Calibri" w:eastAsia="Times New Roman" w:hAnsi="Calibri" w:cs="Calibri"/>
            <w:color w:val="000000"/>
            <w:sz w:val="32"/>
            <w:szCs w:val="32"/>
          </w:rPr>
          <w:delText>l</w:delText>
        </w:r>
      </w:del>
      <w:proofErr w:type="spellStart"/>
      <w:ins w:id="28" w:author="Peck, Steve" w:date="2022-03-30T20:40:00Z">
        <w:r w:rsidRPr="004351BE">
          <w:rPr>
            <w:rFonts w:ascii="Calibri" w:eastAsia="Times New Roman" w:hAnsi="Calibri" w:cs="Calibri"/>
            <w:color w:val="000000"/>
            <w:sz w:val="32"/>
            <w:szCs w:val="32"/>
          </w:rPr>
          <w:t>wil</w:t>
        </w:r>
      </w:ins>
      <w:proofErr w:type="spellEnd"/>
      <w:r w:rsidRPr="004351BE">
        <w:rPr>
          <w:rFonts w:ascii="Calibri" w:eastAsia="Times New Roman" w:hAnsi="Calibri" w:cs="Calibri"/>
          <w:color w:val="000000"/>
          <w:sz w:val="32"/>
          <w:szCs w:val="32"/>
        </w:rPr>
        <w:t xml:space="preserve"> act as a Syslog server </w:t>
      </w:r>
      <w:del w:id="29" w:author="Peck, Steve" w:date="2022-03-30T20:40:00Z">
        <w:r w:rsidR="00015715" w:rsidRPr="00015715">
          <w:rPr>
            <w:rFonts w:ascii="Calibri" w:eastAsia="Times New Roman" w:hAnsi="Calibri" w:cs="Calibri"/>
            <w:color w:val="000000"/>
            <w:sz w:val="32"/>
            <w:szCs w:val="32"/>
          </w:rPr>
          <w:delText>receiving</w:delText>
        </w:r>
      </w:del>
      <w:proofErr w:type="spellStart"/>
      <w:ins w:id="30" w:author="Peck, Steve" w:date="2022-03-30T20:40:00Z">
        <w:r w:rsidRPr="004351BE">
          <w:rPr>
            <w:rFonts w:ascii="Calibri" w:eastAsia="Times New Roman" w:hAnsi="Calibri" w:cs="Calibri"/>
            <w:color w:val="000000"/>
            <w:sz w:val="32"/>
            <w:szCs w:val="32"/>
          </w:rPr>
          <w:t>recieing</w:t>
        </w:r>
      </w:ins>
      <w:proofErr w:type="spellEnd"/>
      <w:r w:rsidRPr="004351BE">
        <w:rPr>
          <w:rFonts w:ascii="Calibri" w:eastAsia="Times New Roman" w:hAnsi="Calibri" w:cs="Calibri"/>
          <w:color w:val="000000"/>
          <w:sz w:val="32"/>
          <w:szCs w:val="32"/>
        </w:rPr>
        <w:t xml:space="preserve"> data from any syslog capable device sending data to any existing Syslog server (SyslogNG, Rsylog, etc.). </w:t>
      </w:r>
    </w:p>
    <w:p w14:paraId="033B577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on the pre-configured source in_syslog and observe the configuration components available for this Source. Note, on the left menu, the out of the box TLS capability. </w:t>
      </w:r>
    </w:p>
    <w:p w14:paraId="169607F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1F6E9DEB" w14:textId="77777777" w:rsidR="00015715" w:rsidRPr="00015715" w:rsidRDefault="00015715" w:rsidP="00015715">
      <w:pPr>
        <w:rPr>
          <w:del w:id="31" w:author="Peck, Steve" w:date="2022-03-30T20:40:00Z"/>
          <w:rFonts w:ascii="Calibri" w:eastAsia="Times New Roman" w:hAnsi="Calibri" w:cs="Calibri"/>
          <w:color w:val="000000"/>
          <w:sz w:val="27"/>
          <w:szCs w:val="27"/>
        </w:rPr>
      </w:pPr>
      <w:del w:id="32" w:author="Peck, Steve" w:date="2022-03-30T20:40:00Z">
        <w:r w:rsidRPr="00015715">
          <w:rPr>
            <w:rFonts w:ascii="Calibri" w:eastAsia="Times New Roman" w:hAnsi="Calibri" w:cs="Calibri"/>
            <w:color w:val="000000"/>
            <w:sz w:val="32"/>
            <w:szCs w:val="32"/>
          </w:rPr>
          <w:lastRenderedPageBreak/>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"/var/folders/0q/x3mq5r5x58ld64pkyg88spq80000gq/T/com.microsoft.Word/WebArchiveCopyPasteTempFiles/cid745110969*image002.png@01D842FC.8B431210"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71AD0C1F" wp14:editId="16B6F39B">
              <wp:extent cx="5943600" cy="23469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14BBF230" w14:textId="726134B3" w:rsidR="004351BE" w:rsidRPr="004351BE" w:rsidRDefault="004351BE" w:rsidP="004351BE">
      <w:pPr>
        <w:rPr>
          <w:ins w:id="33" w:author="Peck, Steve" w:date="2022-03-30T20:40:00Z"/>
          <w:rFonts w:ascii="Calibri" w:eastAsia="Times New Roman" w:hAnsi="Calibri" w:cs="Calibri"/>
          <w:color w:val="000000"/>
          <w:sz w:val="27"/>
          <w:szCs w:val="27"/>
        </w:rPr>
      </w:pPr>
      <w:ins w:id="34"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"/var/folders/0q/x3mq5r5x58ld64pkyg88spq80000gq/T/com.microsoft.Word/WebArchiveCopyPasteTempFiles/cid4040900425*image002.png@01D8445A.B07172C0"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044098AF" wp14:editId="71B97242">
              <wp:extent cx="5943600" cy="2345690"/>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0946DE0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EC15E8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Task 02 </w:t>
      </w:r>
    </w:p>
    <w:p w14:paraId="5B55528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34B5F34" w14:textId="03AC3BFB"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2</w:t>
      </w:r>
      <w:del w:id="35" w:author="Peck, Steve" w:date="2022-03-30T20:40:00Z">
        <w:r w:rsidR="001264CD">
          <w:rPr>
            <w:rFonts w:ascii="Calibri" w:eastAsia="Times New Roman" w:hAnsi="Calibri" w:cs="Calibri"/>
            <w:color w:val="000000"/>
            <w:sz w:val="32"/>
            <w:szCs w:val="32"/>
          </w:rPr>
          <w:delText xml:space="preserve">. </w:delText>
        </w:r>
      </w:del>
      <w:ins w:id="36"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 xml:space="preserve"> Configure a Source</w:t>
      </w:r>
    </w:p>
    <w:p w14:paraId="2D90322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top menu select Data/Sources &gt; Sources then from Push select Syslog</w:t>
      </w:r>
    </w:p>
    <w:p w14:paraId="0FE090C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on Add New From the top right button</w:t>
      </w:r>
    </w:p>
    <w:p w14:paraId="351F0C3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Enter the following values: </w:t>
      </w:r>
    </w:p>
    <w:p w14:paraId="03257A3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Input ID: Syslog_Source</w:t>
      </w:r>
    </w:p>
    <w:p w14:paraId="4FCE8C1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Address: 0.0.0.0</w:t>
      </w:r>
    </w:p>
    <w:p w14:paraId="41E013D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UDP Port: 9514</w:t>
      </w:r>
    </w:p>
    <w:p w14:paraId="4C66CBC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TCP Port: 9514</w:t>
      </w:r>
    </w:p>
    <w:p w14:paraId="1EA501A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Save and wait until the Live Status becomes green. </w:t>
      </w:r>
    </w:p>
    <w:p w14:paraId="3B3DA53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0185C848" w14:textId="77777777" w:rsidR="00015715" w:rsidRPr="00015715" w:rsidRDefault="00015715" w:rsidP="00015715">
      <w:pPr>
        <w:rPr>
          <w:del w:id="37" w:author="Peck, Steve" w:date="2022-03-30T20:40:00Z"/>
          <w:rFonts w:ascii="Calibri" w:eastAsia="Times New Roman" w:hAnsi="Calibri" w:cs="Calibri"/>
          <w:color w:val="000000"/>
          <w:sz w:val="27"/>
          <w:szCs w:val="27"/>
        </w:rPr>
      </w:pPr>
      <w:del w:id="38"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"/var/folders/0q/x3mq5r5x58ld64pkyg88spq80000gq/T/com.microsoft.Word/WebArchiveCopyPasteTempFiles/cid745110969*image003.png@01D842FC.8B431210"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04611933" wp14:editId="1C105EFF">
              <wp:extent cx="5943600" cy="848360"/>
              <wp:effectExtent l="0" t="0" r="0" b="254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48360"/>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46F7C2E9" w14:textId="5D7DDD7B" w:rsidR="004351BE" w:rsidRPr="004351BE" w:rsidRDefault="004351BE" w:rsidP="004351BE">
      <w:pPr>
        <w:rPr>
          <w:ins w:id="39" w:author="Peck, Steve" w:date="2022-03-30T20:40:00Z"/>
          <w:rFonts w:ascii="Calibri" w:eastAsia="Times New Roman" w:hAnsi="Calibri" w:cs="Calibri"/>
          <w:color w:val="000000"/>
          <w:sz w:val="27"/>
          <w:szCs w:val="27"/>
        </w:rPr>
      </w:pPr>
      <w:ins w:id="40"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"/var/folders/0q/x3mq5r5x58ld64pkyg88spq80000gq/T/com.microsoft.Word/WebArchiveCopyPasteTempFiles/cid4040900425*image003.png@01D8445A.B07172C0"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3D2E14F1" wp14:editId="5C4EFE47">
              <wp:extent cx="5943600" cy="847090"/>
              <wp:effectExtent l="0" t="0" r="0" b="381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47090"/>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29FD4AA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52497C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Your source has been configured, in this case Syslog, you may now send data from devices (firewalls, routers, servers, etc.) to the IP address for your Worker Node(s) and start receiving data. </w:t>
      </w:r>
    </w:p>
    <w:p w14:paraId="17DF2A8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Note: no data has been storage on Cribl Stream. </w:t>
      </w:r>
    </w:p>
    <w:p w14:paraId="676F14F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2B835F9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Task 03</w:t>
      </w:r>
    </w:p>
    <w:p w14:paraId="69F69E89" w14:textId="3B1914B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3</w:t>
      </w:r>
      <w:del w:id="41" w:author="Peck, Steve" w:date="2022-03-30T20:40:00Z">
        <w:r w:rsidR="001264CD">
          <w:rPr>
            <w:rFonts w:ascii="Calibri" w:eastAsia="Times New Roman" w:hAnsi="Calibri" w:cs="Calibri"/>
            <w:color w:val="000000"/>
            <w:sz w:val="32"/>
            <w:szCs w:val="32"/>
          </w:rPr>
          <w:delText xml:space="preserve">. </w:delText>
        </w:r>
      </w:del>
      <w:ins w:id="42"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 xml:space="preserve"> Configure a Splunk Destination</w:t>
      </w:r>
    </w:p>
    <w:p w14:paraId="352CCB9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Select Data/Sources &gt; Destinations</w:t>
      </w:r>
      <w:r w:rsidRPr="004351BE">
        <w:rPr>
          <w:rFonts w:ascii="Calibri" w:eastAsia="Times New Roman" w:hAnsi="Calibri" w:cs="Calibri"/>
          <w:color w:val="000000"/>
          <w:sz w:val="32"/>
          <w:szCs w:val="32"/>
        </w:rPr>
        <w:br/>
        <w:t>Click on Splunk Single Instance (Tile)</w:t>
      </w:r>
    </w:p>
    <w:p w14:paraId="128AD67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on Add New From the top right button</w:t>
      </w:r>
    </w:p>
    <w:p w14:paraId="73535E8F"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Enter the following values: </w:t>
      </w:r>
    </w:p>
    <w:p w14:paraId="605F9C6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Output ID: Splunk_Lab</w:t>
      </w:r>
    </w:p>
    <w:p w14:paraId="4EFF9FB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Address: 10.253.33.249</w:t>
      </w:r>
    </w:p>
    <w:p w14:paraId="3F9E0A5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Port: 9997</w:t>
      </w:r>
    </w:p>
    <w:p w14:paraId="2CFF788F"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Backpressure behavior: Block</w:t>
      </w:r>
    </w:p>
    <w:p w14:paraId="5FC0CE5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Save and wait for the Live status to become green</w:t>
      </w:r>
    </w:p>
    <w:p w14:paraId="02B8583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on the Splunk_Lab destination</w:t>
      </w:r>
    </w:p>
    <w:p w14:paraId="751C03F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Select Test in the context top menu and for Select Sample chose syslog.log</w:t>
      </w:r>
    </w:p>
    <w:p w14:paraId="4ED06B4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Run Test</w:t>
      </w:r>
    </w:p>
    <w:p w14:paraId="2CB15AA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Observe the Test Results confirming your sample data was sent and received by the configured destination (Splunk_Lab)</w:t>
      </w:r>
    </w:p>
    <w:p w14:paraId="2AEF0E1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4C3C943F" w14:textId="77777777" w:rsidR="00015715" w:rsidRPr="00015715" w:rsidRDefault="00015715" w:rsidP="00015715">
      <w:pPr>
        <w:rPr>
          <w:del w:id="43" w:author="Peck, Steve" w:date="2022-03-30T20:40:00Z"/>
          <w:rFonts w:ascii="Calibri" w:eastAsia="Times New Roman" w:hAnsi="Calibri" w:cs="Calibri"/>
          <w:color w:val="000000"/>
          <w:sz w:val="27"/>
          <w:szCs w:val="27"/>
        </w:rPr>
      </w:pPr>
      <w:del w:id="44"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"/var/folders/0q/x3mq5r5x58ld64pkyg88spq80000gq/T/com.microsoft.Word/WebArchiveCopyPasteTempFiles/cid745110969*image004.png@01D842FC.8B431210"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4B101C4A" wp14:editId="441A0FD6">
              <wp:extent cx="5943600" cy="3931285"/>
              <wp:effectExtent l="0" t="0" r="0" b="5715"/>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2FFD1B6B" w14:textId="1151DE60" w:rsidR="004351BE" w:rsidRPr="004351BE" w:rsidRDefault="004351BE" w:rsidP="004351BE">
      <w:pPr>
        <w:rPr>
          <w:ins w:id="45" w:author="Peck, Steve" w:date="2022-03-30T20:40:00Z"/>
          <w:rFonts w:ascii="Calibri" w:eastAsia="Times New Roman" w:hAnsi="Calibri" w:cs="Calibri"/>
          <w:color w:val="000000"/>
          <w:sz w:val="27"/>
          <w:szCs w:val="27"/>
        </w:rPr>
      </w:pPr>
      <w:ins w:id="46"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"/var/folders/0q/x3mq5r5x58ld64pkyg88spq80000gq/T/com.microsoft.Word/WebArchiveCopyPasteTempFiles/cid4040900425*image004.png@01D8445A.B07172C0"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2BE63133" wp14:editId="2B1CF78E">
              <wp:extent cx="5943600" cy="3932555"/>
              <wp:effectExtent l="0" t="0" r="0" b="444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1C11AA2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6CB911D9" w14:textId="36DE4D20"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4</w:t>
      </w:r>
      <w:del w:id="47" w:author="Peck, Steve" w:date="2022-03-30T20:40:00Z">
        <w:r w:rsidR="001264CD">
          <w:rPr>
            <w:rFonts w:ascii="Calibri" w:eastAsia="Times New Roman" w:hAnsi="Calibri" w:cs="Calibri"/>
            <w:color w:val="000000"/>
            <w:sz w:val="32"/>
            <w:szCs w:val="32"/>
          </w:rPr>
          <w:delText xml:space="preserve">. </w:delText>
        </w:r>
      </w:del>
      <w:ins w:id="48"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 xml:space="preserve"> Configure an Elastic Destination</w:t>
      </w:r>
    </w:p>
    <w:p w14:paraId="12EEABD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Select Data/Sources &gt; Destinations</w:t>
      </w:r>
      <w:r w:rsidRPr="004351BE">
        <w:rPr>
          <w:rFonts w:ascii="Calibri" w:eastAsia="Times New Roman" w:hAnsi="Calibri" w:cs="Calibri"/>
          <w:color w:val="000000"/>
          <w:sz w:val="32"/>
          <w:szCs w:val="32"/>
        </w:rPr>
        <w:br/>
        <w:t>Click on Elasticsearch (Tile)</w:t>
      </w:r>
    </w:p>
    <w:p w14:paraId="69423FA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on Add New From the top right button</w:t>
      </w:r>
    </w:p>
    <w:p w14:paraId="2D91A60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Enter the following values: </w:t>
      </w:r>
    </w:p>
    <w:p w14:paraId="479ABCF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Output ID: Elasticsearch</w:t>
      </w:r>
    </w:p>
    <w:p w14:paraId="164F736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Bulk API URL*: 10.253.33.250</w:t>
      </w:r>
    </w:p>
    <w:p w14:paraId="010BB21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Index: elastic_lab</w:t>
      </w:r>
    </w:p>
    <w:p w14:paraId="38BC6E4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Type: _doc</w:t>
      </w:r>
    </w:p>
    <w:p w14:paraId="2FE07E8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Authentication Enabled toggle set to Yes</w:t>
      </w:r>
    </w:p>
    <w:p w14:paraId="5262DE5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Authentication Method button set to Manual</w:t>
      </w:r>
    </w:p>
    <w:p w14:paraId="35F81BD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Username: admin</w:t>
      </w:r>
    </w:p>
    <w:p w14:paraId="0A50494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Password: Go2atc4labs!</w:t>
      </w:r>
    </w:p>
    <w:p w14:paraId="45187B5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Backpressure behavior: Block</w:t>
      </w:r>
    </w:p>
    <w:p w14:paraId="094189F0" w14:textId="77777777" w:rsidR="00015715" w:rsidRPr="00015715" w:rsidRDefault="00015715" w:rsidP="00015715">
      <w:pPr>
        <w:spacing w:after="240"/>
        <w:rPr>
          <w:del w:id="49" w:author="Peck, Steve" w:date="2022-03-30T20:40:00Z"/>
          <w:rFonts w:ascii="Calibri" w:eastAsia="Times New Roman" w:hAnsi="Calibri" w:cs="Calibri"/>
          <w:color w:val="000000"/>
          <w:sz w:val="27"/>
          <w:szCs w:val="27"/>
        </w:rPr>
      </w:pPr>
      <w:del w:id="50" w:author="Peck, Steve" w:date="2022-03-30T20:40:00Z">
        <w:r w:rsidRPr="00015715">
          <w:rPr>
            <w:rFonts w:ascii="Calibri" w:eastAsia="Times New Roman" w:hAnsi="Calibri" w:cs="Calibri"/>
            <w:color w:val="000000"/>
            <w:sz w:val="27"/>
            <w:szCs w:val="27"/>
          </w:rPr>
          <w:delText> </w:delText>
        </w:r>
      </w:del>
    </w:p>
    <w:p w14:paraId="5740A22E" w14:textId="77777777" w:rsidR="004351BE" w:rsidRPr="004351BE" w:rsidRDefault="004351BE" w:rsidP="004351BE">
      <w:pPr>
        <w:rPr>
          <w:ins w:id="51" w:author="Peck, Steve" w:date="2022-03-30T20:40:00Z"/>
          <w:rFonts w:ascii="Calibri" w:eastAsia="Times New Roman" w:hAnsi="Calibri" w:cs="Calibri"/>
          <w:color w:val="000000"/>
          <w:sz w:val="27"/>
          <w:szCs w:val="27"/>
        </w:rPr>
      </w:pPr>
      <w:ins w:id="52" w:author="Peck, Steve" w:date="2022-03-30T20:40:00Z">
        <w:r w:rsidRPr="004351BE">
          <w:rPr>
            <w:rFonts w:ascii="Calibri" w:eastAsia="Times New Roman" w:hAnsi="Calibri" w:cs="Calibri"/>
            <w:color w:val="000000"/>
            <w:sz w:val="32"/>
            <w:szCs w:val="32"/>
          </w:rPr>
          <w:br/>
        </w:r>
        <w:r w:rsidRPr="004351BE">
          <w:rPr>
            <w:rFonts w:ascii="Calibri" w:eastAsia="Times New Roman" w:hAnsi="Calibri" w:cs="Calibri"/>
            <w:color w:val="000000"/>
            <w:sz w:val="32"/>
            <w:szCs w:val="32"/>
          </w:rPr>
          <w:br/>
        </w:r>
      </w:ins>
    </w:p>
    <w:p w14:paraId="659A95E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Save and wait for the Live status to become green</w:t>
      </w:r>
    </w:p>
    <w:p w14:paraId="76768F6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D68F26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on the Elasticsearch destination</w:t>
      </w:r>
    </w:p>
    <w:p w14:paraId="7E28676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Select Test in the context top menu and for Select Sample chose syslog.log</w:t>
      </w:r>
    </w:p>
    <w:p w14:paraId="6F13E2A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Run Test</w:t>
      </w:r>
    </w:p>
    <w:p w14:paraId="68EA69B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Observe the Test Results confirming your sample data was sent and received by the configured destination (Elasticsearch)</w:t>
      </w:r>
    </w:p>
    <w:p w14:paraId="03E798D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66DEF20D" w14:textId="32557057" w:rsidR="004351BE" w:rsidRPr="004351BE" w:rsidRDefault="00015715" w:rsidP="004351BE">
      <w:pPr>
        <w:rPr>
          <w:rFonts w:ascii="Calibri" w:eastAsia="Times New Roman" w:hAnsi="Calibri" w:cs="Calibri"/>
          <w:color w:val="000000"/>
          <w:sz w:val="27"/>
          <w:szCs w:val="27"/>
        </w:rPr>
      </w:pPr>
      <w:del w:id="53" w:author="Peck, Steve" w:date="2022-03-30T20:40:00Z">
        <w:r w:rsidRPr="00015715">
          <w:rPr>
            <w:rFonts w:ascii="Calibri" w:eastAsia="Times New Roman" w:hAnsi="Calibri" w:cs="Calibri"/>
            <w:color w:val="000000"/>
            <w:sz w:val="32"/>
            <w:szCs w:val="32"/>
          </w:rPr>
          <w:lastRenderedPageBreak/>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"/var/folders/0q/x3mq5r5x58ld64pkyg88spq80000gq/T/com.microsoft.Word/WebArchiveCopyPasteTempFiles/cid745110969*image005.png@01D842FC.8B431210"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12C37D45" wp14:editId="70A9745D">
              <wp:extent cx="5943600" cy="3093085"/>
              <wp:effectExtent l="0" t="0" r="0" b="5715"/>
              <wp:docPr id="25" name="Picture 2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Team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ins w:id="54" w:author="Peck, Steve" w:date="2022-03-30T20:40:00Z">
        <w:r w:rsidR="004351BE" w:rsidRPr="004351BE">
          <w:rPr>
            <w:rFonts w:ascii="Calibri" w:eastAsia="Times New Roman" w:hAnsi="Calibri" w:cs="Calibri"/>
            <w:color w:val="000000"/>
            <w:sz w:val="32"/>
            <w:szCs w:val="32"/>
          </w:rPr>
          <w:fldChar w:fldCharType="begin"/>
        </w:r>
        <w:r w:rsidR="004351BE"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"/var/folders/0q/x3mq5r5x58ld64pkyg88spq80000gq/T/com.microsoft.Word/WebArchiveCopyPasteTempFiles/cid4040900425*image005.png@01D8445A.B07172C0" \* MERGEFORMATINET </w:instrText>
        </w:r>
        <w:r w:rsidR="004351BE" w:rsidRPr="004351BE">
          <w:rPr>
            <w:rFonts w:ascii="Calibri" w:eastAsia="Times New Roman" w:hAnsi="Calibri" w:cs="Calibri"/>
            <w:color w:val="000000"/>
            <w:sz w:val="32"/>
            <w:szCs w:val="32"/>
          </w:rPr>
          <w:fldChar w:fldCharType="separate"/>
        </w:r>
        <w:r w:rsidR="004351BE" w:rsidRPr="004351BE">
          <w:rPr>
            <w:rFonts w:ascii="Calibri" w:eastAsia="Times New Roman" w:hAnsi="Calibri" w:cs="Calibri"/>
            <w:noProof/>
            <w:color w:val="000000"/>
            <w:sz w:val="32"/>
            <w:szCs w:val="32"/>
          </w:rPr>
          <w:drawing>
            <wp:inline distT="0" distB="0" distL="0" distR="0" wp14:anchorId="38FA4E97" wp14:editId="69E8BC3D">
              <wp:extent cx="5943600" cy="3093720"/>
              <wp:effectExtent l="0" t="0" r="0" b="5080"/>
              <wp:docPr id="16" name="Picture 1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Team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4351BE" w:rsidRPr="004351BE">
          <w:rPr>
            <w:rFonts w:ascii="Calibri" w:eastAsia="Times New Roman" w:hAnsi="Calibri" w:cs="Calibri"/>
            <w:color w:val="000000"/>
            <w:sz w:val="32"/>
            <w:szCs w:val="32"/>
          </w:rPr>
          <w:fldChar w:fldCharType="end"/>
        </w:r>
      </w:ins>
    </w:p>
    <w:p w14:paraId="11F8D24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11A8142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8193F7B" w14:textId="2FE20BBF"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5</w:t>
      </w:r>
      <w:del w:id="55" w:author="Peck, Steve" w:date="2022-03-30T20:40:00Z">
        <w:r w:rsidR="001264CD">
          <w:rPr>
            <w:rFonts w:ascii="Calibri" w:eastAsia="Times New Roman" w:hAnsi="Calibri" w:cs="Calibri"/>
            <w:color w:val="000000"/>
            <w:sz w:val="32"/>
            <w:szCs w:val="32"/>
          </w:rPr>
          <w:delText xml:space="preserve">. </w:delText>
        </w:r>
      </w:del>
      <w:ins w:id="56"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 xml:space="preserve"> Configure a S3 Bucket as Destination</w:t>
      </w:r>
    </w:p>
    <w:p w14:paraId="7BA5376F"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0C4C90F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For this task we will use an internal object storage solution to represent the S3 behavior or Simple Storage Service (Amazon S3). </w:t>
      </w:r>
    </w:p>
    <w:p w14:paraId="70612B8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top menu select Data / Destinations. </w:t>
      </w:r>
    </w:p>
    <w:p w14:paraId="5ACF491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list of integrations select the MinIO tile</w:t>
      </w:r>
    </w:p>
    <w:p w14:paraId="5D348F3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on Add New From the top right button</w:t>
      </w:r>
    </w:p>
    <w:p w14:paraId="4466F4D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Enter the following values: </w:t>
      </w:r>
    </w:p>
    <w:p w14:paraId="3CCCB1D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Output ID: S3_Minio</w:t>
      </w:r>
    </w:p>
    <w:p w14:paraId="13CFE3C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MinIO Endpoint*: </w:t>
      </w:r>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HYPERLINK "http://192.168.2.52:9000" \o "http://192.168.2.52:9000/"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color w:val="0563C1"/>
          <w:sz w:val="32"/>
          <w:szCs w:val="32"/>
          <w:u w:val="single"/>
        </w:rPr>
        <w:t>http://192.168.2.52:9000</w:t>
      </w:r>
      <w:r w:rsidRPr="004351BE">
        <w:rPr>
          <w:rFonts w:ascii="Calibri" w:eastAsia="Times New Roman" w:hAnsi="Calibri" w:cs="Calibri"/>
          <w:color w:val="000000"/>
          <w:sz w:val="32"/>
          <w:szCs w:val="32"/>
        </w:rPr>
        <w:fldChar w:fldCharType="end"/>
      </w:r>
    </w:p>
    <w:p w14:paraId="2962B64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MinIO Bucket Name*: 's3-syslog'</w:t>
      </w:r>
    </w:p>
    <w:p w14:paraId="4AF8230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Staging Location*: $CRIBL_HOME/state/outputs/staging</w:t>
      </w:r>
    </w:p>
    <w:p w14:paraId="2C649DD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Key Prefix*: Cribl</w:t>
      </w:r>
    </w:p>
    <w:p w14:paraId="2B07C98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xml:space="preserve">Partitioning Expression: </w:t>
      </w:r>
      <w:proofErr w:type="gramStart"/>
      <w:r w:rsidRPr="004351BE">
        <w:rPr>
          <w:rFonts w:ascii="Calibri" w:eastAsia="Times New Roman" w:hAnsi="Calibri" w:cs="Calibri"/>
          <w:color w:val="000000"/>
          <w:sz w:val="32"/>
          <w:szCs w:val="32"/>
        </w:rPr>
        <w:t>C.Time.strftime</w:t>
      </w:r>
      <w:proofErr w:type="gramEnd"/>
      <w:r w:rsidRPr="004351BE">
        <w:rPr>
          <w:rFonts w:ascii="Calibri" w:eastAsia="Times New Roman" w:hAnsi="Calibri" w:cs="Calibri"/>
          <w:color w:val="000000"/>
          <w:sz w:val="32"/>
          <w:szCs w:val="32"/>
        </w:rPr>
        <w:t>(_time ? _</w:t>
      </w:r>
      <w:proofErr w:type="gramStart"/>
      <w:r w:rsidRPr="004351BE">
        <w:rPr>
          <w:rFonts w:ascii="Calibri" w:eastAsia="Times New Roman" w:hAnsi="Calibri" w:cs="Calibri"/>
          <w:color w:val="000000"/>
          <w:sz w:val="32"/>
          <w:szCs w:val="32"/>
        </w:rPr>
        <w:t>time :</w:t>
      </w:r>
      <w:proofErr w:type="gramEnd"/>
      <w:r w:rsidRPr="004351BE">
        <w:rPr>
          <w:rFonts w:ascii="Calibri" w:eastAsia="Times New Roman" w:hAnsi="Calibri" w:cs="Calibri"/>
          <w:color w:val="000000"/>
          <w:sz w:val="32"/>
          <w:szCs w:val="32"/>
        </w:rPr>
        <w:t xml:space="preserve"> Date.now()/1000, '%Y/%m/%d')</w:t>
      </w:r>
    </w:p>
    <w:p w14:paraId="64C9F42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Data Format: json</w:t>
      </w:r>
    </w:p>
    <w:p w14:paraId="32A8BFB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File Name Prefix Expression:  `CriblOut`</w:t>
      </w:r>
    </w:p>
    <w:p w14:paraId="0ED045E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xml:space="preserve">File Name Suffix Expression:  </w:t>
      </w:r>
      <w:proofErr w:type="gramStart"/>
      <w:r w:rsidRPr="004351BE">
        <w:rPr>
          <w:rFonts w:ascii="Calibri" w:eastAsia="Times New Roman" w:hAnsi="Calibri" w:cs="Calibri"/>
          <w:color w:val="000000"/>
          <w:sz w:val="32"/>
          <w:szCs w:val="32"/>
        </w:rPr>
        <w:t>`.$</w:t>
      </w:r>
      <w:proofErr w:type="gramEnd"/>
      <w:r w:rsidRPr="004351BE">
        <w:rPr>
          <w:rFonts w:ascii="Calibri" w:eastAsia="Times New Roman" w:hAnsi="Calibri" w:cs="Calibri"/>
          <w:color w:val="000000"/>
          <w:sz w:val="32"/>
          <w:szCs w:val="32"/>
        </w:rPr>
        <w:t>{C.env["CRIBL_WORKER_ID"]}.${__format}${__compression === "gzip" ? ".gz</w:t>
      </w:r>
      <w:proofErr w:type="gramStart"/>
      <w:r w:rsidRPr="004351BE">
        <w:rPr>
          <w:rFonts w:ascii="Calibri" w:eastAsia="Times New Roman" w:hAnsi="Calibri" w:cs="Calibri"/>
          <w:color w:val="000000"/>
          <w:sz w:val="32"/>
          <w:szCs w:val="32"/>
        </w:rPr>
        <w:t>" :</w:t>
      </w:r>
      <w:proofErr w:type="gramEnd"/>
      <w:r w:rsidRPr="004351BE">
        <w:rPr>
          <w:rFonts w:ascii="Calibri" w:eastAsia="Times New Roman" w:hAnsi="Calibri" w:cs="Calibri"/>
          <w:color w:val="000000"/>
          <w:sz w:val="32"/>
          <w:szCs w:val="32"/>
        </w:rPr>
        <w:t xml:space="preserve"> ""}`</w:t>
      </w:r>
    </w:p>
    <w:p w14:paraId="6717322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Compress: none</w:t>
      </w:r>
    </w:p>
    <w:p w14:paraId="7FEC87B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Backpressure behavior: Block</w:t>
      </w:r>
    </w:p>
    <w:p w14:paraId="302061F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Tags: &lt;LEAVE_EMPTY&gt;</w:t>
      </w:r>
    </w:p>
    <w:p w14:paraId="655BD1F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0E93E82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Save</w:t>
      </w:r>
    </w:p>
    <w:p w14:paraId="5B3CC7D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0DE970E3" w14:textId="77777777" w:rsidR="00015715" w:rsidRPr="00015715" w:rsidRDefault="00015715" w:rsidP="00015715">
      <w:pPr>
        <w:rPr>
          <w:del w:id="57" w:author="Peck, Steve" w:date="2022-03-30T20:40:00Z"/>
          <w:rFonts w:ascii="Calibri" w:eastAsia="Times New Roman" w:hAnsi="Calibri" w:cs="Calibri"/>
          <w:color w:val="000000"/>
          <w:sz w:val="27"/>
          <w:szCs w:val="27"/>
        </w:rPr>
      </w:pPr>
      <w:del w:id="58"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"/var/folders/0q/x3mq5r5x58ld64pkyg88spq80000gq/T/com.microsoft.Word/WebArchiveCopyPasteTempFiles/cid745110969*image006.png@01D842FC.8B431210"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4F9C676A" wp14:editId="3E383B21">
              <wp:extent cx="5943600" cy="2726690"/>
              <wp:effectExtent l="0" t="0" r="0" b="3810"/>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45CBC0D3" w14:textId="76A1BA36" w:rsidR="004351BE" w:rsidRPr="004351BE" w:rsidRDefault="004351BE" w:rsidP="004351BE">
      <w:pPr>
        <w:rPr>
          <w:ins w:id="59" w:author="Peck, Steve" w:date="2022-03-30T20:40:00Z"/>
          <w:rFonts w:ascii="Calibri" w:eastAsia="Times New Roman" w:hAnsi="Calibri" w:cs="Calibri"/>
          <w:color w:val="000000"/>
          <w:sz w:val="27"/>
          <w:szCs w:val="27"/>
        </w:rPr>
      </w:pPr>
      <w:ins w:id="60"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"/var/folders/0q/x3mq5r5x58ld64pkyg88spq80000gq/T/com.microsoft.Word/WebArchiveCopyPasteTempFiles/cid4040900425*image006.png@01D8445A.B07172C0"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75A5C142" wp14:editId="24414285">
              <wp:extent cx="5943600" cy="2724785"/>
              <wp:effectExtent l="0" t="0" r="0" b="5715"/>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2478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34B1353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0D52912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You will be back on the Destinations list. Wait until the Status becomes green and click on S3_Minio</w:t>
      </w:r>
    </w:p>
    <w:p w14:paraId="3396BA9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top menu (in the context window) click Test</w:t>
      </w:r>
    </w:p>
    <w:p w14:paraId="3881FD2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Select sample chose syslog.log and click Run Test</w:t>
      </w:r>
    </w:p>
    <w:p w14:paraId="6DD91B5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CFA49C5" w14:textId="0E4130DD"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6</w:t>
      </w:r>
      <w:del w:id="61" w:author="Peck, Steve" w:date="2022-03-30T20:40:00Z">
        <w:r w:rsidR="001264CD">
          <w:rPr>
            <w:rFonts w:ascii="Calibri" w:eastAsia="Times New Roman" w:hAnsi="Calibri" w:cs="Calibri"/>
            <w:color w:val="000000"/>
            <w:sz w:val="32"/>
            <w:szCs w:val="32"/>
          </w:rPr>
          <w:delText xml:space="preserve">. </w:delText>
        </w:r>
      </w:del>
      <w:ins w:id="62"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 xml:space="preserve"> Create a S3 Source</w:t>
      </w:r>
    </w:p>
    <w:p w14:paraId="68ECE5E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633CB8D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Now that we have a local S3 destination configured receiving data in your S3 bucket, lets configure a S3 collector to use the Replay function within Cribl Stream. </w:t>
      </w:r>
    </w:p>
    <w:p w14:paraId="2B8CF058" w14:textId="6D113DDE"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xml:space="preserve">We will configure a regular S3 bucket as a Source, the same way you would do if you </w:t>
      </w:r>
      <w:del w:id="63" w:author="Peck, Steve" w:date="2022-03-30T20:40:00Z">
        <w:r w:rsidR="00611952" w:rsidRPr="00015715">
          <w:rPr>
            <w:rFonts w:ascii="Calibri" w:eastAsia="Times New Roman" w:hAnsi="Calibri" w:cs="Calibri"/>
            <w:color w:val="000000"/>
            <w:sz w:val="32"/>
            <w:szCs w:val="32"/>
          </w:rPr>
          <w:delText>wanted</w:delText>
        </w:r>
      </w:del>
      <w:ins w:id="64" w:author="Peck, Steve" w:date="2022-03-30T20:40:00Z">
        <w:r w:rsidRPr="004351BE">
          <w:rPr>
            <w:rFonts w:ascii="Calibri" w:eastAsia="Times New Roman" w:hAnsi="Calibri" w:cs="Calibri"/>
            <w:color w:val="000000"/>
            <w:sz w:val="32"/>
            <w:szCs w:val="32"/>
          </w:rPr>
          <w:t>want</w:t>
        </w:r>
      </w:ins>
      <w:r w:rsidRPr="004351BE">
        <w:rPr>
          <w:rFonts w:ascii="Calibri" w:eastAsia="Times New Roman" w:hAnsi="Calibri" w:cs="Calibri"/>
          <w:color w:val="000000"/>
          <w:sz w:val="32"/>
          <w:szCs w:val="32"/>
        </w:rPr>
        <w:t xml:space="preserve"> to read data from </w:t>
      </w:r>
      <w:del w:id="65" w:author="Peck, Steve" w:date="2022-03-30T20:40:00Z">
        <w:r w:rsidR="00015715" w:rsidRPr="00015715">
          <w:rPr>
            <w:rFonts w:ascii="Calibri" w:eastAsia="Times New Roman" w:hAnsi="Calibri" w:cs="Calibri"/>
            <w:color w:val="000000"/>
            <w:sz w:val="32"/>
            <w:szCs w:val="32"/>
          </w:rPr>
          <w:delText>a</w:delText>
        </w:r>
        <w:r w:rsidR="00611952">
          <w:rPr>
            <w:rFonts w:ascii="Calibri" w:eastAsia="Times New Roman" w:hAnsi="Calibri" w:cs="Calibri"/>
            <w:color w:val="000000"/>
            <w:sz w:val="32"/>
            <w:szCs w:val="32"/>
          </w:rPr>
          <w:delText>n</w:delText>
        </w:r>
      </w:del>
      <w:proofErr w:type="gramStart"/>
      <w:ins w:id="66" w:author="Peck, Steve" w:date="2022-03-30T20:40:00Z">
        <w:r w:rsidRPr="004351BE">
          <w:rPr>
            <w:rFonts w:ascii="Calibri" w:eastAsia="Times New Roman" w:hAnsi="Calibri" w:cs="Calibri"/>
            <w:color w:val="000000"/>
            <w:sz w:val="32"/>
            <w:szCs w:val="32"/>
          </w:rPr>
          <w:t>a</w:t>
        </w:r>
      </w:ins>
      <w:proofErr w:type="gramEnd"/>
      <w:r w:rsidRPr="004351BE">
        <w:rPr>
          <w:rFonts w:ascii="Calibri" w:eastAsia="Times New Roman" w:hAnsi="Calibri" w:cs="Calibri"/>
          <w:color w:val="000000"/>
          <w:sz w:val="32"/>
          <w:szCs w:val="32"/>
        </w:rPr>
        <w:t xml:space="preserve"> AWS S3 bucket. </w:t>
      </w:r>
    </w:p>
    <w:p w14:paraId="58ED35AF"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1F3172F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list of integrations select the Collectors S3 tile</w:t>
      </w:r>
    </w:p>
    <w:p w14:paraId="4715036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on Add New From the top right button</w:t>
      </w:r>
    </w:p>
    <w:p w14:paraId="0C30D97F"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Enter the following values: </w:t>
      </w:r>
    </w:p>
    <w:p w14:paraId="4914846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Output ID: S3_collect</w:t>
      </w:r>
    </w:p>
    <w:p w14:paraId="33281DC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Auto-populate from: &lt;LEAVE_BLANK&gt;</w:t>
      </w:r>
    </w:p>
    <w:p w14:paraId="250B94F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S3 bucket*:  's3-syslog'</w:t>
      </w:r>
    </w:p>
    <w:p w14:paraId="485EA59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Region: &lt;LEAVE_BLANK&gt;</w:t>
      </w:r>
    </w:p>
    <w:p w14:paraId="720468B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Path: /Cribl/${_</w:t>
      </w:r>
      <w:proofErr w:type="gramStart"/>
      <w:r w:rsidRPr="004351BE">
        <w:rPr>
          <w:rFonts w:ascii="Calibri" w:eastAsia="Times New Roman" w:hAnsi="Calibri" w:cs="Calibri"/>
          <w:color w:val="000000"/>
          <w:sz w:val="32"/>
          <w:szCs w:val="32"/>
        </w:rPr>
        <w:t>time:%</w:t>
      </w:r>
      <w:proofErr w:type="gramEnd"/>
      <w:r w:rsidRPr="004351BE">
        <w:rPr>
          <w:rFonts w:ascii="Calibri" w:eastAsia="Times New Roman" w:hAnsi="Calibri" w:cs="Calibri"/>
          <w:color w:val="000000"/>
          <w:sz w:val="32"/>
          <w:szCs w:val="32"/>
        </w:rPr>
        <w:t>Y}/${_time:%m}/${_time:%d}/</w:t>
      </w:r>
    </w:p>
    <w:p w14:paraId="2E32889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Extend AUTHENTICATION and Select Manual</w:t>
      </w:r>
    </w:p>
    <w:p w14:paraId="63AF5E7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Access key: admin</w:t>
      </w:r>
    </w:p>
    <w:p w14:paraId="59C842B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Secret key: Go2atc4labs!</w:t>
      </w:r>
    </w:p>
    <w:p w14:paraId="72B3480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62DE480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Save. </w:t>
      </w:r>
    </w:p>
    <w:p w14:paraId="047ECD9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Back to the Sources list click on the S3_collect source configured</w:t>
      </w:r>
    </w:p>
    <w:p w14:paraId="0FA24D3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bottom left click Run</w:t>
      </w:r>
    </w:p>
    <w:p w14:paraId="6079CAC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new context window click Run</w:t>
      </w:r>
    </w:p>
    <w:p w14:paraId="3B6598FA" w14:textId="497F56C6"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result context window</w:t>
      </w:r>
      <w:del w:id="67" w:author="Peck, Steve" w:date="2022-03-30T20:40:00Z">
        <w:r w:rsidR="00611952" w:rsidRPr="00015715">
          <w:rPr>
            <w:rFonts w:ascii="Calibri" w:eastAsia="Times New Roman" w:hAnsi="Calibri" w:cs="Calibri"/>
            <w:color w:val="000000"/>
            <w:sz w:val="32"/>
            <w:szCs w:val="32"/>
          </w:rPr>
          <w:delText>,</w:delText>
        </w:r>
      </w:del>
      <w:r w:rsidRPr="004351BE">
        <w:rPr>
          <w:rFonts w:ascii="Calibri" w:eastAsia="Times New Roman" w:hAnsi="Calibri" w:cs="Calibri"/>
          <w:color w:val="000000"/>
          <w:sz w:val="32"/>
          <w:szCs w:val="32"/>
        </w:rPr>
        <w:t xml:space="preserve"> you should see the content from the S3 destination (syslog.log sample file) played back as result</w:t>
      </w:r>
    </w:p>
    <w:p w14:paraId="43AA706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530BDC7" w14:textId="77777777" w:rsidR="00015715" w:rsidRPr="00015715" w:rsidRDefault="00015715" w:rsidP="00015715">
      <w:pPr>
        <w:rPr>
          <w:del w:id="68" w:author="Peck, Steve" w:date="2022-03-30T20:40:00Z"/>
          <w:rFonts w:ascii="Calibri" w:eastAsia="Times New Roman" w:hAnsi="Calibri" w:cs="Calibri"/>
          <w:color w:val="000000"/>
          <w:sz w:val="27"/>
          <w:szCs w:val="27"/>
        </w:rPr>
      </w:pPr>
      <w:del w:id="69"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"/var/folders/0q/x3mq5r5x58ld64pkyg88spq80000gq/T/com.microsoft.Word/WebArchiveCopyPasteTempFiles/cid745110969*image007.png@01D842FC.8B431210"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29ED3896" wp14:editId="0CA09C4D">
              <wp:extent cx="5943600" cy="2603500"/>
              <wp:effectExtent l="0" t="0" r="0" b="0"/>
              <wp:docPr id="27" name="Picture 2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03500"/>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7CA636F7" w14:textId="629E2038" w:rsidR="004351BE" w:rsidRPr="004351BE" w:rsidRDefault="004351BE" w:rsidP="004351BE">
      <w:pPr>
        <w:rPr>
          <w:ins w:id="70" w:author="Peck, Steve" w:date="2022-03-30T20:40:00Z"/>
          <w:rFonts w:ascii="Calibri" w:eastAsia="Times New Roman" w:hAnsi="Calibri" w:cs="Calibri"/>
          <w:color w:val="000000"/>
          <w:sz w:val="27"/>
          <w:szCs w:val="27"/>
        </w:rPr>
      </w:pPr>
      <w:ins w:id="71"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"/var/folders/0q/x3mq5r5x58ld64pkyg88spq80000gq/T/com.microsoft.Word/WebArchiveCopyPasteTempFiles/cid4040900425*image007.png@01D8445A.B07172C0"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72F3E8F9" wp14:editId="4C0122BA">
              <wp:extent cx="5943600" cy="2601595"/>
              <wp:effectExtent l="0" t="0" r="0" b="1905"/>
              <wp:docPr id="14" name="Picture 1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0159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0F9799F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45FB6D4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599C2BF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Quick Connect</w:t>
      </w:r>
    </w:p>
    <w:p w14:paraId="575051A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Within Cribl Stream you can send data from sources to destinations already configured with a drag and drop action. You may also add a pipeline to your quick connection and process data independently of existing routes (if any configured)</w:t>
      </w:r>
    </w:p>
    <w:p w14:paraId="3F59CEE9" w14:textId="0898E63B"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br/>
        <w:t>7.</w:t>
      </w:r>
      <w:del w:id="72" w:author="Peck, Steve" w:date="2022-03-30T20:40:00Z">
        <w:r w:rsidR="001264CD">
          <w:rPr>
            <w:rFonts w:ascii="Calibri" w:eastAsia="Times New Roman" w:hAnsi="Calibri" w:cs="Calibri"/>
            <w:color w:val="000000"/>
            <w:sz w:val="32"/>
            <w:szCs w:val="32"/>
          </w:rPr>
          <w:delText xml:space="preserve"> </w:delText>
        </w:r>
      </w:del>
      <w:ins w:id="73"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Use QuickConnect to send data to Splunk and Elastic</w:t>
      </w:r>
    </w:p>
    <w:p w14:paraId="7363868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4C2DBB1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top main menu select Routing/QuickConnect</w:t>
      </w:r>
    </w:p>
    <w:p w14:paraId="11705D5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Sources (left side) click +New Source</w:t>
      </w:r>
    </w:p>
    <w:p w14:paraId="1EB8CA1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new context window browse to System and Internal and mouse over Datagen then click ‘Select Existing’</w:t>
      </w:r>
    </w:p>
    <w:p w14:paraId="322D89C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list of available datagen sources, select ‘syslog’</w:t>
      </w:r>
    </w:p>
    <w:p w14:paraId="180B84B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new context window click Yes.</w:t>
      </w:r>
    </w:p>
    <w:p w14:paraId="0CEE354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Back on the Quick Connect panel click and drag the mouse connecting the Datagen/syslog (+ sign) to the Splunk Single Instance (SplunkCriblLab) connecting both objects.</w:t>
      </w:r>
    </w:p>
    <w:p w14:paraId="297E700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29CC62F" w14:textId="6CC51802"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8.</w:t>
      </w:r>
      <w:del w:id="74" w:author="Peck, Steve" w:date="2022-03-30T20:40:00Z">
        <w:r w:rsidR="001264CD">
          <w:rPr>
            <w:rFonts w:ascii="Calibri" w:eastAsia="Times New Roman" w:hAnsi="Calibri" w:cs="Calibri"/>
            <w:color w:val="000000"/>
            <w:sz w:val="32"/>
            <w:szCs w:val="32"/>
          </w:rPr>
          <w:delText xml:space="preserve"> </w:delText>
        </w:r>
      </w:del>
      <w:ins w:id="75"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Apply a passthrough and 1 pipeline to the QuickConnect route.</w:t>
      </w:r>
    </w:p>
    <w:p w14:paraId="036BECC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5E66E010" w14:textId="6036F5DE"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xml:space="preserve">A new context window will present you a selection to </w:t>
      </w:r>
      <w:del w:id="76" w:author="Peck, Steve" w:date="2022-03-30T20:40:00Z">
        <w:r w:rsidR="00611952" w:rsidRPr="00015715">
          <w:rPr>
            <w:rFonts w:ascii="Calibri" w:eastAsia="Times New Roman" w:hAnsi="Calibri" w:cs="Calibri"/>
            <w:color w:val="000000"/>
            <w:sz w:val="32"/>
            <w:szCs w:val="32"/>
          </w:rPr>
          <w:delText>choose</w:delText>
        </w:r>
      </w:del>
      <w:proofErr w:type="spellStart"/>
      <w:ins w:id="77" w:author="Peck, Steve" w:date="2022-03-30T20:40:00Z">
        <w:r w:rsidRPr="004351BE">
          <w:rPr>
            <w:rFonts w:ascii="Calibri" w:eastAsia="Times New Roman" w:hAnsi="Calibri" w:cs="Calibri"/>
            <w:color w:val="000000"/>
            <w:sz w:val="32"/>
            <w:szCs w:val="32"/>
          </w:rPr>
          <w:t>chose</w:t>
        </w:r>
      </w:ins>
      <w:proofErr w:type="spellEnd"/>
      <w:r w:rsidRPr="004351BE">
        <w:rPr>
          <w:rFonts w:ascii="Calibri" w:eastAsia="Times New Roman" w:hAnsi="Calibri" w:cs="Calibri"/>
          <w:color w:val="000000"/>
          <w:sz w:val="32"/>
          <w:szCs w:val="32"/>
        </w:rPr>
        <w:t xml:space="preserve"> how to process the data in this connected route. Click on Passthru (sending raw data to the destination, no pipelines applied) click save.</w:t>
      </w:r>
    </w:p>
    <w:p w14:paraId="2BAE9CE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7832A47" w14:textId="77777777" w:rsidR="00015715" w:rsidRPr="00015715" w:rsidRDefault="00015715" w:rsidP="00015715">
      <w:pPr>
        <w:rPr>
          <w:del w:id="78" w:author="Peck, Steve" w:date="2022-03-30T20:40:00Z"/>
          <w:rFonts w:ascii="Calibri" w:eastAsia="Times New Roman" w:hAnsi="Calibri" w:cs="Calibri"/>
          <w:color w:val="000000"/>
          <w:sz w:val="27"/>
          <w:szCs w:val="27"/>
        </w:rPr>
      </w:pPr>
      <w:del w:id="79"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"/var/folders/0q/x3mq5r5x58ld64pkyg88spq80000gq/T/com.microsoft.Word/WebArchiveCopyPasteTempFiles/cid745110969*image008.png@01D842FC.8B431210"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3DF9BD76" wp14:editId="30E61F46">
              <wp:extent cx="5943600" cy="371221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64C5401F" w14:textId="7517D905" w:rsidR="004351BE" w:rsidRPr="004351BE" w:rsidRDefault="004351BE" w:rsidP="004351BE">
      <w:pPr>
        <w:rPr>
          <w:ins w:id="80" w:author="Peck, Steve" w:date="2022-03-30T20:40:00Z"/>
          <w:rFonts w:ascii="Calibri" w:eastAsia="Times New Roman" w:hAnsi="Calibri" w:cs="Calibri"/>
          <w:color w:val="000000"/>
          <w:sz w:val="27"/>
          <w:szCs w:val="27"/>
        </w:rPr>
      </w:pPr>
      <w:ins w:id="81"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"/var/folders/0q/x3mq5r5x58ld64pkyg88spq80000gq/T/com.microsoft.Word/WebArchiveCopyPasteTempFiles/cid4040900425*image008.png@01D8445A.B07172C0"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123D9D28" wp14:editId="24BCABCF">
              <wp:extent cx="5943600" cy="3714750"/>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7E39E40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 </w:t>
      </w:r>
    </w:p>
    <w:p w14:paraId="0DEE3A5D" w14:textId="074A9E3E"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9.</w:t>
      </w:r>
      <w:del w:id="82" w:author="Peck, Steve" w:date="2022-03-30T20:40:00Z">
        <w:r w:rsidR="001264CD">
          <w:rPr>
            <w:rFonts w:ascii="Calibri" w:eastAsia="Times New Roman" w:hAnsi="Calibri" w:cs="Calibri"/>
            <w:color w:val="000000"/>
            <w:sz w:val="32"/>
            <w:szCs w:val="32"/>
          </w:rPr>
          <w:delText xml:space="preserve"> </w:delText>
        </w:r>
      </w:del>
      <w:ins w:id="83"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Analyze the results in Splunk or Elastic (Splunk and Elastic dashboards being created for richer visualization and value realization) </w:t>
      </w:r>
    </w:p>
    <w:p w14:paraId="0741B677"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F019AF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Mouse over the Single Instance (SplunkCriblLab) Destination and click ‘Capture’ to display if data is being sent to the selected destination. </w:t>
      </w:r>
    </w:p>
    <w:p w14:paraId="7BA1F3B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new context window validate if syslog data (your datagen source in this case) is being sent to the Splunk Single Instance configured.</w:t>
      </w:r>
    </w:p>
    <w:p w14:paraId="0F10213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54A573E2" w14:textId="77777777" w:rsidR="00015715" w:rsidRPr="00015715" w:rsidRDefault="00015715" w:rsidP="00015715">
      <w:pPr>
        <w:rPr>
          <w:del w:id="84" w:author="Peck, Steve" w:date="2022-03-30T20:40:00Z"/>
          <w:rFonts w:ascii="Calibri" w:eastAsia="Times New Roman" w:hAnsi="Calibri" w:cs="Calibri"/>
          <w:color w:val="000000"/>
          <w:sz w:val="27"/>
          <w:szCs w:val="27"/>
        </w:rPr>
      </w:pPr>
      <w:del w:id="85"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"/var/folders/0q/x3mq5r5x58ld64pkyg88spq80000gq/T/com.microsoft.Word/WebArchiveCopyPasteTempFiles/cid745110969*image009.png@01D842FC.8B431210"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6A5B8A41" wp14:editId="54D3C1B2">
              <wp:extent cx="5943600" cy="4542790"/>
              <wp:effectExtent l="0" t="0" r="0"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42790"/>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78D7953E" w14:textId="19A72DDC" w:rsidR="004351BE" w:rsidRPr="004351BE" w:rsidRDefault="004351BE" w:rsidP="004351BE">
      <w:pPr>
        <w:rPr>
          <w:ins w:id="86" w:author="Peck, Steve" w:date="2022-03-30T20:40:00Z"/>
          <w:rFonts w:ascii="Calibri" w:eastAsia="Times New Roman" w:hAnsi="Calibri" w:cs="Calibri"/>
          <w:color w:val="000000"/>
          <w:sz w:val="27"/>
          <w:szCs w:val="27"/>
        </w:rPr>
      </w:pPr>
      <w:ins w:id="87"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"/var/folders/0q/x3mq5r5x58ld64pkyg88spq80000gq/T/com.microsoft.Word/WebArchiveCopyPasteTempFiles/cid4040900425*image009.png@01D8445A.B07172C0"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60C2D561" wp14:editId="468FE73F">
              <wp:extent cx="5943600" cy="4540885"/>
              <wp:effectExtent l="0" t="0" r="0"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4088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0185704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731E85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Follow the same process to add Elasticsearch as a second destination receiving the same source (Datagen syslog) already sending data to Splunk Single Instance.</w:t>
      </w:r>
    </w:p>
    <w:p w14:paraId="50ABAF3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Mouse over Elasticsearch and click on ‘Capture’ to validate if data is being sent to the configured destination.</w:t>
      </w:r>
    </w:p>
    <w:p w14:paraId="656ECE2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 </w:t>
      </w:r>
    </w:p>
    <w:p w14:paraId="66E71524" w14:textId="77777777" w:rsidR="004351BE" w:rsidRPr="004351BE" w:rsidRDefault="004351BE" w:rsidP="004351BE">
      <w:pPr>
        <w:rPr>
          <w:ins w:id="88" w:author="Peck, Steve" w:date="2022-03-30T20:40:00Z"/>
          <w:rFonts w:ascii="Calibri" w:eastAsia="Times New Roman" w:hAnsi="Calibri" w:cs="Calibri"/>
          <w:color w:val="000000"/>
          <w:sz w:val="27"/>
          <w:szCs w:val="27"/>
        </w:rPr>
      </w:pPr>
      <w:ins w:id="89" w:author="Peck, Steve" w:date="2022-03-30T20:40:00Z">
        <w:r w:rsidRPr="004351BE">
          <w:rPr>
            <w:rFonts w:ascii="Calibri" w:eastAsia="Times New Roman" w:hAnsi="Calibri" w:cs="Calibri"/>
            <w:color w:val="000000"/>
            <w:sz w:val="32"/>
            <w:szCs w:val="32"/>
          </w:rPr>
          <w:t>Disconnecting the QuickConnect Routes</w:t>
        </w:r>
      </w:ins>
    </w:p>
    <w:p w14:paraId="4A22ECA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Now select from the top menu Data/Sources and click the Datagen tile. </w:t>
      </w:r>
    </w:p>
    <w:p w14:paraId="38DDB60F"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In the syslog datagen source click on ‘Connected Destinations’ from the left menu.</w:t>
      </w:r>
    </w:p>
    <w:p w14:paraId="2C9E2CC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right pane click on ‘Send to Routes’</w:t>
      </w:r>
    </w:p>
    <w:p w14:paraId="4B2975A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new context window click Yes</w:t>
      </w:r>
    </w:p>
    <w:p w14:paraId="1093AF4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Save.</w:t>
      </w:r>
    </w:p>
    <w:p w14:paraId="0CB843A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14087075" w14:textId="77777777" w:rsidR="004351BE" w:rsidRPr="004351BE" w:rsidRDefault="004351BE" w:rsidP="004351BE">
      <w:pPr>
        <w:rPr>
          <w:ins w:id="90" w:author="Peck, Steve" w:date="2022-03-30T20:40:00Z"/>
          <w:rFonts w:ascii="Calibri" w:eastAsia="Times New Roman" w:hAnsi="Calibri" w:cs="Calibri"/>
          <w:color w:val="000000"/>
          <w:sz w:val="27"/>
          <w:szCs w:val="27"/>
        </w:rPr>
      </w:pPr>
      <w:ins w:id="91" w:author="Peck, Steve" w:date="2022-03-30T20:40:00Z">
        <w:r w:rsidRPr="004351BE">
          <w:rPr>
            <w:rFonts w:ascii="Calibri" w:eastAsia="Times New Roman" w:hAnsi="Calibri" w:cs="Calibri"/>
            <w:color w:val="000000"/>
            <w:sz w:val="32"/>
            <w:szCs w:val="32"/>
          </w:rPr>
          <w:t> </w:t>
        </w:r>
      </w:ins>
    </w:p>
    <w:p w14:paraId="22CEE59D" w14:textId="5ABA9A96" w:rsidR="004351BE" w:rsidRPr="004351BE" w:rsidRDefault="004351BE" w:rsidP="004351BE">
      <w:pPr>
        <w:rPr>
          <w:rFonts w:ascii="Calibri" w:eastAsia="Times New Roman" w:hAnsi="Calibri" w:cs="Calibri"/>
          <w:color w:val="000000"/>
          <w:sz w:val="27"/>
          <w:szCs w:val="27"/>
        </w:rPr>
      </w:pPr>
      <w:r w:rsidRPr="004351BE">
        <w:rPr>
          <w:rFonts w:ascii="Calibri" w:hAnsi="Calibri"/>
          <w:color w:val="000000"/>
          <w:sz w:val="32"/>
          <w:rPrChange w:id="92" w:author="Peck, Steve" w:date="2022-03-30T20:40:00Z">
            <w:rPr>
              <w:rFonts w:ascii="Calibri" w:hAnsi="Calibri"/>
              <w:b/>
              <w:color w:val="000000"/>
              <w:sz w:val="32"/>
            </w:rPr>
          </w:rPrChange>
        </w:rPr>
        <w:t>Part 2</w:t>
      </w:r>
      <w:del w:id="93" w:author="Peck, Steve" w:date="2022-03-30T20:40:00Z">
        <w:r w:rsidR="000778FF" w:rsidRPr="00015715">
          <w:rPr>
            <w:rFonts w:ascii="Calibri" w:eastAsia="Times New Roman" w:hAnsi="Calibri" w:cs="Calibri"/>
            <w:b/>
            <w:bCs/>
            <w:color w:val="000000"/>
            <w:sz w:val="32"/>
            <w:szCs w:val="32"/>
          </w:rPr>
          <w:delText xml:space="preserve"> – Routes and Pipelines</w:delText>
        </w:r>
      </w:del>
    </w:p>
    <w:p w14:paraId="43C94CED" w14:textId="77777777" w:rsidR="000778FF" w:rsidRDefault="000778FF" w:rsidP="00015715">
      <w:pPr>
        <w:rPr>
          <w:del w:id="94" w:author="Peck, Steve" w:date="2022-03-30T20:40:00Z"/>
          <w:rFonts w:ascii="Calibri" w:eastAsia="Times New Roman" w:hAnsi="Calibri" w:cs="Calibri"/>
          <w:color w:val="000000"/>
          <w:sz w:val="32"/>
          <w:szCs w:val="32"/>
        </w:rPr>
      </w:pPr>
    </w:p>
    <w:p w14:paraId="764B78D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Now we have successfully sent data via QuickConnect lets use Routes to send data to the same destinations. </w:t>
      </w:r>
    </w:p>
    <w:p w14:paraId="4867FB3E" w14:textId="1C98F12C"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xml:space="preserve">First </w:t>
      </w:r>
      <w:del w:id="95" w:author="Peck, Steve" w:date="2022-03-30T20:40:00Z">
        <w:r w:rsidR="00015715" w:rsidRPr="00015715">
          <w:rPr>
            <w:rFonts w:ascii="Calibri" w:eastAsia="Times New Roman" w:hAnsi="Calibri" w:cs="Calibri"/>
            <w:color w:val="000000"/>
            <w:sz w:val="32"/>
            <w:szCs w:val="32"/>
          </w:rPr>
          <w:delText>let’s</w:delText>
        </w:r>
      </w:del>
      <w:ins w:id="96" w:author="Peck, Steve" w:date="2022-03-30T20:40:00Z">
        <w:r w:rsidRPr="004351BE">
          <w:rPr>
            <w:rFonts w:ascii="Calibri" w:eastAsia="Times New Roman" w:hAnsi="Calibri" w:cs="Calibri"/>
            <w:color w:val="000000"/>
            <w:sz w:val="32"/>
            <w:szCs w:val="32"/>
          </w:rPr>
          <w:t>lets</w:t>
        </w:r>
      </w:ins>
      <w:r w:rsidRPr="004351BE">
        <w:rPr>
          <w:rFonts w:ascii="Calibri" w:eastAsia="Times New Roman" w:hAnsi="Calibri" w:cs="Calibri"/>
          <w:color w:val="000000"/>
          <w:sz w:val="32"/>
          <w:szCs w:val="32"/>
        </w:rPr>
        <w:t xml:space="preserve"> enable another Source from our Datagen (windows_xml) </w:t>
      </w:r>
    </w:p>
    <w:p w14:paraId="581E4E4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1DAD7141" w14:textId="3268ECFE" w:rsidR="004351BE" w:rsidRPr="004351BE" w:rsidRDefault="000778FF" w:rsidP="004351BE">
      <w:pPr>
        <w:numPr>
          <w:ilvl w:val="0"/>
          <w:numId w:val="2"/>
        </w:numPr>
        <w:ind w:left="360"/>
        <w:rPr>
          <w:rFonts w:ascii="Calibri" w:hAnsi="Calibri"/>
          <w:color w:val="000000"/>
          <w:rPrChange w:id="97" w:author="Peck, Steve" w:date="2022-03-30T20:40:00Z">
            <w:rPr>
              <w:rFonts w:ascii="Calibri" w:hAnsi="Calibri"/>
              <w:color w:val="000000"/>
              <w:sz w:val="27"/>
            </w:rPr>
          </w:rPrChange>
        </w:rPr>
        <w:pPrChange w:id="98" w:author="Peck, Steve" w:date="2022-03-30T20:40:00Z">
          <w:pPr/>
        </w:pPrChange>
      </w:pPr>
      <w:del w:id="99" w:author="Peck, Steve" w:date="2022-03-30T20:40:00Z">
        <w:r>
          <w:rPr>
            <w:rFonts w:ascii="Calibri" w:eastAsia="Times New Roman" w:hAnsi="Calibri" w:cs="Calibri"/>
            <w:color w:val="000000"/>
            <w:sz w:val="27"/>
            <w:szCs w:val="27"/>
          </w:rPr>
          <w:delText xml:space="preserve">1.  </w:delText>
        </w:r>
      </w:del>
      <w:r w:rsidR="004351BE" w:rsidRPr="004351BE">
        <w:rPr>
          <w:rFonts w:ascii="Calibri" w:eastAsia="Times New Roman" w:hAnsi="Calibri" w:cs="Calibri"/>
          <w:color w:val="000000"/>
          <w:sz w:val="32"/>
          <w:szCs w:val="32"/>
        </w:rPr>
        <w:t>Enable a new source</w:t>
      </w:r>
    </w:p>
    <w:p w14:paraId="7E58951A" w14:textId="77777777" w:rsidR="000778FF" w:rsidRDefault="000778FF" w:rsidP="00015715">
      <w:pPr>
        <w:rPr>
          <w:del w:id="100" w:author="Peck, Steve" w:date="2022-03-30T20:40:00Z"/>
          <w:rFonts w:ascii="Calibri" w:eastAsia="Times New Roman" w:hAnsi="Calibri" w:cs="Calibri"/>
          <w:color w:val="000000"/>
          <w:sz w:val="32"/>
          <w:szCs w:val="32"/>
        </w:rPr>
      </w:pPr>
    </w:p>
    <w:p w14:paraId="21DE895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top menu click on Data/Source</w:t>
      </w:r>
    </w:p>
    <w:p w14:paraId="714736A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on the Datagen tile </w:t>
      </w:r>
    </w:p>
    <w:p w14:paraId="54079388" w14:textId="275CF591"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xml:space="preserve">From the </w:t>
      </w:r>
      <w:del w:id="101" w:author="Peck, Steve" w:date="2022-03-30T20:40:00Z">
        <w:r w:rsidR="00015715" w:rsidRPr="00015715">
          <w:rPr>
            <w:rFonts w:ascii="Calibri" w:eastAsia="Times New Roman" w:hAnsi="Calibri" w:cs="Calibri"/>
            <w:color w:val="000000"/>
            <w:sz w:val="32"/>
            <w:szCs w:val="32"/>
          </w:rPr>
          <w:delText>Manage</w:delText>
        </w:r>
      </w:del>
      <w:ins w:id="102" w:author="Peck, Steve" w:date="2022-03-30T20:40:00Z">
        <w:r w:rsidRPr="004351BE">
          <w:rPr>
            <w:rFonts w:ascii="Calibri" w:eastAsia="Times New Roman" w:hAnsi="Calibri" w:cs="Calibri"/>
            <w:color w:val="000000"/>
            <w:sz w:val="32"/>
            <w:szCs w:val="32"/>
          </w:rPr>
          <w:t>Managed</w:t>
        </w:r>
      </w:ins>
      <w:r w:rsidRPr="004351BE">
        <w:rPr>
          <w:rFonts w:ascii="Calibri" w:eastAsia="Times New Roman" w:hAnsi="Calibri" w:cs="Calibri"/>
          <w:color w:val="000000"/>
          <w:sz w:val="32"/>
          <w:szCs w:val="32"/>
        </w:rPr>
        <w:t xml:space="preserve"> Datagen Sources pane click on the no toggle under the Enable column on the windows_xml source.</w:t>
      </w:r>
    </w:p>
    <w:p w14:paraId="41B3A88A"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new context window click Yes.</w:t>
      </w:r>
    </w:p>
    <w:p w14:paraId="245591B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same source (windows_xml) click on Live under the Status column and validate the proper sources is being generated.</w:t>
      </w:r>
    </w:p>
    <w:p w14:paraId="01C33229" w14:textId="34457D8A" w:rsidR="004351BE" w:rsidRPr="004351BE" w:rsidRDefault="00611952" w:rsidP="004351BE">
      <w:pPr>
        <w:rPr>
          <w:rFonts w:ascii="Calibri" w:eastAsia="Times New Roman" w:hAnsi="Calibri" w:cs="Calibri"/>
          <w:color w:val="000000"/>
          <w:sz w:val="27"/>
          <w:szCs w:val="27"/>
        </w:rPr>
      </w:pPr>
      <w:del w:id="103" w:author="Peck, Steve" w:date="2022-03-30T20:40:00Z">
        <w:r w:rsidRPr="00015715">
          <w:rPr>
            <w:rFonts w:ascii="Calibri" w:eastAsia="Times New Roman" w:hAnsi="Calibri" w:cs="Calibri"/>
            <w:color w:val="000000"/>
            <w:sz w:val="32"/>
            <w:szCs w:val="32"/>
          </w:rPr>
          <w:delText>Click</w:delText>
        </w:r>
      </w:del>
      <w:proofErr w:type="spellStart"/>
      <w:ins w:id="104" w:author="Peck, Steve" w:date="2022-03-30T20:40:00Z">
        <w:r w:rsidR="004351BE" w:rsidRPr="004351BE">
          <w:rPr>
            <w:rFonts w:ascii="Calibri" w:eastAsia="Times New Roman" w:hAnsi="Calibri" w:cs="Calibri"/>
            <w:color w:val="000000"/>
            <w:sz w:val="32"/>
            <w:szCs w:val="32"/>
          </w:rPr>
          <w:t>Cick</w:t>
        </w:r>
      </w:ins>
      <w:proofErr w:type="spellEnd"/>
      <w:r w:rsidR="004351BE" w:rsidRPr="004351BE">
        <w:rPr>
          <w:rFonts w:ascii="Calibri" w:eastAsia="Times New Roman" w:hAnsi="Calibri" w:cs="Calibri"/>
          <w:color w:val="000000"/>
          <w:sz w:val="32"/>
          <w:szCs w:val="32"/>
        </w:rPr>
        <w:t xml:space="preserve"> on the top X on the opened context window. </w:t>
      </w:r>
    </w:p>
    <w:p w14:paraId="3867EFD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0669C822" w14:textId="68EDE402" w:rsidR="004351BE" w:rsidRPr="004351BE" w:rsidRDefault="00015715" w:rsidP="004351BE">
      <w:pPr>
        <w:numPr>
          <w:ilvl w:val="0"/>
          <w:numId w:val="3"/>
        </w:numPr>
        <w:ind w:left="360"/>
        <w:rPr>
          <w:rFonts w:ascii="Calibri" w:hAnsi="Calibri"/>
          <w:color w:val="000000"/>
          <w:rPrChange w:id="105" w:author="Peck, Steve" w:date="2022-03-30T20:40:00Z">
            <w:rPr>
              <w:rFonts w:ascii="Calibri" w:hAnsi="Calibri"/>
              <w:color w:val="000000"/>
              <w:sz w:val="32"/>
            </w:rPr>
          </w:rPrChange>
        </w:rPr>
        <w:pPrChange w:id="106" w:author="Peck, Steve" w:date="2022-03-30T20:40:00Z">
          <w:pPr/>
        </w:pPrChange>
      </w:pPr>
      <w:del w:id="107" w:author="Peck, Steve" w:date="2022-03-30T20:40:00Z">
        <w:r w:rsidRPr="00015715">
          <w:rPr>
            <w:rFonts w:ascii="Calibri" w:eastAsia="Times New Roman" w:hAnsi="Calibri" w:cs="Calibri"/>
            <w:color w:val="000000"/>
            <w:sz w:val="32"/>
            <w:szCs w:val="32"/>
          </w:rPr>
          <w:delText xml:space="preserve">2.  </w:delText>
        </w:r>
      </w:del>
      <w:r w:rsidR="004351BE" w:rsidRPr="004351BE">
        <w:rPr>
          <w:rFonts w:ascii="Calibri" w:eastAsia="Times New Roman" w:hAnsi="Calibri" w:cs="Calibri"/>
          <w:color w:val="000000"/>
          <w:sz w:val="32"/>
          <w:szCs w:val="32"/>
        </w:rPr>
        <w:t>Create a new Route</w:t>
      </w:r>
    </w:p>
    <w:p w14:paraId="232F787A" w14:textId="77777777" w:rsidR="004351BE" w:rsidRPr="004351BE" w:rsidRDefault="004351BE" w:rsidP="004351BE">
      <w:pPr>
        <w:rPr>
          <w:ins w:id="108" w:author="Peck, Steve" w:date="2022-03-30T20:40:00Z"/>
          <w:rFonts w:ascii="Calibri" w:eastAsia="Times New Roman" w:hAnsi="Calibri" w:cs="Calibri"/>
          <w:color w:val="000000"/>
          <w:sz w:val="27"/>
          <w:szCs w:val="27"/>
        </w:rPr>
      </w:pPr>
      <w:ins w:id="109" w:author="Peck, Steve" w:date="2022-03-30T20:40:00Z">
        <w:r w:rsidRPr="004351BE">
          <w:rPr>
            <w:rFonts w:ascii="Calibri" w:eastAsia="Times New Roman" w:hAnsi="Calibri" w:cs="Calibri"/>
            <w:color w:val="000000"/>
            <w:sz w:val="32"/>
            <w:szCs w:val="32"/>
          </w:rPr>
          <w:t>We’ll create 2 new routes for this part of our lab. </w:t>
        </w:r>
      </w:ins>
    </w:p>
    <w:p w14:paraId="6F2D95AB" w14:textId="77777777" w:rsidR="004351BE" w:rsidRPr="004351BE" w:rsidRDefault="004351BE" w:rsidP="004351BE">
      <w:pPr>
        <w:rPr>
          <w:ins w:id="110" w:author="Peck, Steve" w:date="2022-03-30T20:40:00Z"/>
          <w:rFonts w:ascii="Calibri" w:eastAsia="Times New Roman" w:hAnsi="Calibri" w:cs="Calibri"/>
          <w:color w:val="000000"/>
          <w:sz w:val="27"/>
          <w:szCs w:val="27"/>
        </w:rPr>
      </w:pPr>
      <w:ins w:id="111" w:author="Peck, Steve" w:date="2022-03-30T20:40:00Z">
        <w:r w:rsidRPr="004351BE">
          <w:rPr>
            <w:rFonts w:ascii="Calibri" w:eastAsia="Times New Roman" w:hAnsi="Calibri" w:cs="Calibri"/>
            <w:color w:val="000000"/>
            <w:sz w:val="32"/>
            <w:szCs w:val="32"/>
          </w:rPr>
          <w:t>We need to connect existing sources (using datagen) and capture sample data from each route to be used on our future “Pipelining” process. </w:t>
        </w:r>
      </w:ins>
    </w:p>
    <w:p w14:paraId="42D3A78C" w14:textId="77777777" w:rsidR="004351BE" w:rsidRPr="004351BE" w:rsidRDefault="004351BE" w:rsidP="004351BE">
      <w:pPr>
        <w:rPr>
          <w:ins w:id="112" w:author="Peck, Steve" w:date="2022-03-30T20:40:00Z"/>
          <w:rFonts w:ascii="Calibri" w:eastAsia="Times New Roman" w:hAnsi="Calibri" w:cs="Calibri"/>
          <w:color w:val="000000"/>
          <w:sz w:val="27"/>
          <w:szCs w:val="27"/>
        </w:rPr>
      </w:pPr>
      <w:ins w:id="113" w:author="Peck, Steve" w:date="2022-03-30T20:40:00Z">
        <w:r w:rsidRPr="004351BE">
          <w:rPr>
            <w:rFonts w:ascii="Calibri" w:eastAsia="Times New Roman" w:hAnsi="Calibri" w:cs="Calibri"/>
            <w:color w:val="000000"/>
            <w:sz w:val="32"/>
            <w:szCs w:val="32"/>
          </w:rPr>
          <w:t xml:space="preserve">These sources </w:t>
        </w:r>
        <w:proofErr w:type="gramStart"/>
        <w:r w:rsidRPr="004351BE">
          <w:rPr>
            <w:rFonts w:ascii="Calibri" w:eastAsia="Times New Roman" w:hAnsi="Calibri" w:cs="Calibri"/>
            <w:color w:val="000000"/>
            <w:sz w:val="32"/>
            <w:szCs w:val="32"/>
          </w:rPr>
          <w:t>are:</w:t>
        </w:r>
        <w:proofErr w:type="gramEnd"/>
        <w:r w:rsidRPr="004351BE">
          <w:rPr>
            <w:rFonts w:ascii="Calibri" w:eastAsia="Times New Roman" w:hAnsi="Calibri" w:cs="Calibri"/>
            <w:color w:val="000000"/>
            <w:sz w:val="32"/>
            <w:szCs w:val="32"/>
          </w:rPr>
          <w:t xml:space="preserve"> syslog and windows_xml</w:t>
        </w:r>
      </w:ins>
    </w:p>
    <w:p w14:paraId="4CCF8B63" w14:textId="77777777" w:rsidR="004351BE" w:rsidRPr="004351BE" w:rsidRDefault="004351BE" w:rsidP="004351BE">
      <w:pPr>
        <w:rPr>
          <w:rFonts w:ascii="Calibri" w:eastAsia="Times New Roman" w:hAnsi="Calibri" w:cs="Calibri"/>
          <w:color w:val="000000"/>
          <w:sz w:val="27"/>
          <w:szCs w:val="27"/>
        </w:rPr>
      </w:pPr>
      <w:ins w:id="114" w:author="Peck, Steve" w:date="2022-03-30T20:40:00Z">
        <w:r w:rsidRPr="004351BE">
          <w:rPr>
            <w:rFonts w:ascii="Calibri" w:eastAsia="Times New Roman" w:hAnsi="Calibri" w:cs="Calibri"/>
            <w:color w:val="000000"/>
            <w:sz w:val="32"/>
            <w:szCs w:val="32"/>
          </w:rPr>
          <w:t> </w:t>
        </w:r>
      </w:ins>
    </w:p>
    <w:p w14:paraId="5123338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top menu select Routing/Data Routes</w:t>
      </w:r>
    </w:p>
    <w:p w14:paraId="4E7C7E5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In the Routes panel (left) click the + Route to add a new Route to the existing ones. </w:t>
      </w:r>
    </w:p>
    <w:p w14:paraId="09510882" w14:textId="77777777" w:rsidR="00015715" w:rsidRPr="00015715" w:rsidRDefault="00015715" w:rsidP="00015715">
      <w:pPr>
        <w:rPr>
          <w:del w:id="115" w:author="Peck, Steve" w:date="2022-03-30T20:40:00Z"/>
          <w:rFonts w:ascii="Calibri" w:eastAsia="Times New Roman" w:hAnsi="Calibri" w:cs="Calibri"/>
          <w:color w:val="000000"/>
          <w:sz w:val="27"/>
          <w:szCs w:val="27"/>
        </w:rPr>
      </w:pPr>
      <w:del w:id="116"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"/var/folders/0q/x3mq5r5x58ld64pkyg88spq80000gq/T/com.microsoft.Word/WebArchiveCopyPasteTempFiles/cid745110969*image010.png@01D842FC.8B431210"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04C0064C" wp14:editId="55BE4562">
              <wp:extent cx="5943600" cy="492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2760"/>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190871BB" w14:textId="77777777" w:rsidR="004351BE" w:rsidRPr="004351BE" w:rsidRDefault="004351BE" w:rsidP="004351BE">
      <w:pPr>
        <w:rPr>
          <w:ins w:id="117" w:author="Peck, Steve" w:date="2022-03-30T20:40:00Z"/>
          <w:rFonts w:ascii="Calibri" w:eastAsia="Times New Roman" w:hAnsi="Calibri" w:cs="Calibri"/>
          <w:color w:val="000000"/>
          <w:sz w:val="27"/>
          <w:szCs w:val="27"/>
        </w:rPr>
      </w:pPr>
      <w:ins w:id="118" w:author="Peck, Steve" w:date="2022-03-30T20:40:00Z">
        <w:r w:rsidRPr="004351BE">
          <w:rPr>
            <w:rFonts w:ascii="Calibri" w:eastAsia="Times New Roman" w:hAnsi="Calibri" w:cs="Calibri"/>
            <w:color w:val="000000"/>
            <w:sz w:val="32"/>
            <w:szCs w:val="32"/>
          </w:rPr>
          <w:t> </w:t>
        </w:r>
      </w:ins>
    </w:p>
    <w:p w14:paraId="73FFD265" w14:textId="0107F1EC" w:rsidR="004351BE" w:rsidRPr="004351BE" w:rsidRDefault="004351BE" w:rsidP="004351BE">
      <w:pPr>
        <w:rPr>
          <w:ins w:id="119" w:author="Peck, Steve" w:date="2022-03-30T20:40:00Z"/>
          <w:rFonts w:ascii="Calibri" w:eastAsia="Times New Roman" w:hAnsi="Calibri" w:cs="Calibri"/>
          <w:color w:val="000000"/>
          <w:sz w:val="27"/>
          <w:szCs w:val="27"/>
        </w:rPr>
      </w:pPr>
      <w:ins w:id="120"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"/var/folders/0q/x3mq5r5x58ld64pkyg88spq80000gq/T/com.microsoft.Word/WebArchiveCopyPasteTempFiles/cid4040900425*image010.png@01D8445A.B07172C0"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2D80DFE1" wp14:editId="58A3051C">
              <wp:extent cx="5943600" cy="492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212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38376720" w14:textId="77777777" w:rsidR="004351BE" w:rsidRPr="004351BE" w:rsidRDefault="004351BE" w:rsidP="004351BE">
      <w:pPr>
        <w:rPr>
          <w:ins w:id="121" w:author="Peck, Steve" w:date="2022-03-30T20:40:00Z"/>
          <w:rFonts w:ascii="Calibri" w:eastAsia="Times New Roman" w:hAnsi="Calibri" w:cs="Calibri"/>
          <w:color w:val="000000"/>
          <w:sz w:val="27"/>
          <w:szCs w:val="27"/>
        </w:rPr>
      </w:pPr>
      <w:ins w:id="122" w:author="Peck, Steve" w:date="2022-03-30T20:40:00Z">
        <w:r w:rsidRPr="004351BE">
          <w:rPr>
            <w:rFonts w:ascii="Calibri" w:eastAsia="Times New Roman" w:hAnsi="Calibri" w:cs="Calibri"/>
            <w:color w:val="000000"/>
            <w:sz w:val="32"/>
            <w:szCs w:val="32"/>
          </w:rPr>
          <w:t> </w:t>
        </w:r>
      </w:ins>
    </w:p>
    <w:p w14:paraId="407C08F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newly create Route enter the following values:</w:t>
      </w:r>
    </w:p>
    <w:p w14:paraId="717103D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Route Name*: to_Splunk</w:t>
      </w:r>
    </w:p>
    <w:p w14:paraId="17ACF83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Filter:  select   __inputId=='</w:t>
      </w:r>
      <w:proofErr w:type="gramStart"/>
      <w:r w:rsidRPr="004351BE">
        <w:rPr>
          <w:rFonts w:ascii="Calibri" w:eastAsia="Times New Roman" w:hAnsi="Calibri" w:cs="Calibri"/>
          <w:color w:val="000000"/>
          <w:sz w:val="32"/>
          <w:szCs w:val="32"/>
        </w:rPr>
        <w:t>datagen:windows</w:t>
      </w:r>
      <w:proofErr w:type="gramEnd"/>
      <w:r w:rsidRPr="004351BE">
        <w:rPr>
          <w:rFonts w:ascii="Calibri" w:eastAsia="Times New Roman" w:hAnsi="Calibri" w:cs="Calibri"/>
          <w:color w:val="000000"/>
          <w:sz w:val="32"/>
          <w:szCs w:val="32"/>
        </w:rPr>
        <w:t>_xml'</w:t>
      </w:r>
    </w:p>
    <w:p w14:paraId="61BC31B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Pipeline*: passthru</w:t>
      </w:r>
    </w:p>
    <w:p w14:paraId="0BCC5FD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Enable Expression: No</w:t>
      </w:r>
    </w:p>
    <w:p w14:paraId="3A84DE6B" w14:textId="7F78AE25"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xml:space="preserve">Output: select   </w:t>
      </w:r>
      <w:del w:id="123" w:author="Peck, Steve" w:date="2022-03-30T20:40:00Z">
        <w:r w:rsidR="00015715" w:rsidRPr="00015715">
          <w:rPr>
            <w:rFonts w:ascii="Calibri" w:eastAsia="Times New Roman" w:hAnsi="Calibri" w:cs="Calibri"/>
            <w:color w:val="000000"/>
            <w:sz w:val="32"/>
            <w:szCs w:val="32"/>
          </w:rPr>
          <w:delText>splunk:SplunkCriblLab</w:delText>
        </w:r>
      </w:del>
      <w:proofErr w:type="spellStart"/>
      <w:ins w:id="124" w:author="Peck, Steve" w:date="2022-03-30T20:40:00Z">
        <w:r w:rsidRPr="004351BE">
          <w:rPr>
            <w:rFonts w:ascii="Calibri" w:eastAsia="Times New Roman" w:hAnsi="Calibri" w:cs="Calibri"/>
            <w:color w:val="000000"/>
            <w:sz w:val="32"/>
            <w:szCs w:val="32"/>
          </w:rPr>
          <w:t>default:default</w:t>
        </w:r>
      </w:ins>
      <w:proofErr w:type="spellEnd"/>
    </w:p>
    <w:p w14:paraId="165594A0" w14:textId="77777777" w:rsidR="004351BE" w:rsidRPr="004351BE" w:rsidRDefault="004351BE" w:rsidP="004351BE">
      <w:pPr>
        <w:rPr>
          <w:ins w:id="125" w:author="Peck, Steve" w:date="2022-03-30T20:40:00Z"/>
          <w:rFonts w:ascii="Calibri" w:eastAsia="Times New Roman" w:hAnsi="Calibri" w:cs="Calibri"/>
          <w:color w:val="000000"/>
          <w:sz w:val="27"/>
          <w:szCs w:val="27"/>
        </w:rPr>
      </w:pPr>
      <w:ins w:id="126" w:author="Peck, Steve" w:date="2022-03-30T20:40:00Z">
        <w:r w:rsidRPr="004351BE">
          <w:rPr>
            <w:rFonts w:ascii="Calibri" w:eastAsia="Times New Roman" w:hAnsi="Calibri" w:cs="Calibri"/>
            <w:color w:val="000000"/>
            <w:sz w:val="32"/>
            <w:szCs w:val="32"/>
          </w:rPr>
          <w:t>Description: First route to Splunk</w:t>
        </w:r>
      </w:ins>
    </w:p>
    <w:p w14:paraId="6C338B3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Final: No</w:t>
      </w:r>
    </w:p>
    <w:p w14:paraId="1071066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53BDB0B6" w14:textId="77777777" w:rsidR="00015715" w:rsidRPr="00015715" w:rsidRDefault="00015715" w:rsidP="00015715">
      <w:pPr>
        <w:rPr>
          <w:del w:id="127" w:author="Peck, Steve" w:date="2022-03-30T20:40:00Z"/>
          <w:rFonts w:ascii="Calibri" w:eastAsia="Times New Roman" w:hAnsi="Calibri" w:cs="Calibri"/>
          <w:color w:val="000000"/>
          <w:sz w:val="27"/>
          <w:szCs w:val="27"/>
        </w:rPr>
      </w:pPr>
      <w:del w:id="128"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"/var/folders/0q/x3mq5r5x58ld64pkyg88spq80000gq/T/com.microsoft.Word/WebArchiveCopyPasteTempFiles/cid745110969*image011.png@01D842FC.8B431210"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2F3105EB" wp14:editId="06BCCD02">
              <wp:extent cx="5943600" cy="3743960"/>
              <wp:effectExtent l="0" t="0" r="0" b="254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43960"/>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5B0EE765" w14:textId="5F5CB52C" w:rsidR="004351BE" w:rsidRPr="004351BE" w:rsidRDefault="004351BE" w:rsidP="004351BE">
      <w:pPr>
        <w:rPr>
          <w:ins w:id="129" w:author="Peck, Steve" w:date="2022-03-30T20:40:00Z"/>
          <w:rFonts w:ascii="Calibri" w:eastAsia="Times New Roman" w:hAnsi="Calibri" w:cs="Calibri"/>
          <w:color w:val="000000"/>
          <w:sz w:val="27"/>
          <w:szCs w:val="27"/>
        </w:rPr>
      </w:pPr>
      <w:ins w:id="130"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"/var/folders/0q/x3mq5r5x58ld64pkyg88spq80000gq/T/com.microsoft.Word/WebArchiveCopyPasteTempFiles/cid4040900425*image011.png@01D8445A.B07172C0"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441974F5" wp14:editId="5945A1CA">
              <wp:extent cx="5943600" cy="391223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1223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65CFE8F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428BB9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Click Save</w:t>
      </w:r>
    </w:p>
    <w:p w14:paraId="59B29A9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3E0F51C" w14:textId="141187E4" w:rsidR="004351BE" w:rsidRPr="004351BE" w:rsidRDefault="000778FF" w:rsidP="004351BE">
      <w:pPr>
        <w:numPr>
          <w:ilvl w:val="0"/>
          <w:numId w:val="4"/>
        </w:numPr>
        <w:ind w:left="360"/>
        <w:rPr>
          <w:rFonts w:ascii="Calibri" w:hAnsi="Calibri"/>
          <w:color w:val="000000"/>
          <w:rPrChange w:id="131" w:author="Peck, Steve" w:date="2022-03-30T20:40:00Z">
            <w:rPr>
              <w:rFonts w:ascii="Calibri" w:hAnsi="Calibri"/>
              <w:color w:val="000000"/>
              <w:sz w:val="32"/>
            </w:rPr>
          </w:rPrChange>
        </w:rPr>
        <w:pPrChange w:id="132" w:author="Peck, Steve" w:date="2022-03-30T20:40:00Z">
          <w:pPr/>
        </w:pPrChange>
      </w:pPr>
      <w:del w:id="133" w:author="Peck, Steve" w:date="2022-03-30T20:40:00Z">
        <w:r w:rsidRPr="000778FF">
          <w:rPr>
            <w:rFonts w:ascii="Calibri" w:eastAsia="Times New Roman" w:hAnsi="Calibri" w:cs="Calibri"/>
            <w:color w:val="000000"/>
            <w:sz w:val="32"/>
            <w:szCs w:val="32"/>
          </w:rPr>
          <w:lastRenderedPageBreak/>
          <w:delText xml:space="preserve">3.  </w:delText>
        </w:r>
      </w:del>
      <w:r w:rsidR="004351BE" w:rsidRPr="004351BE">
        <w:rPr>
          <w:rFonts w:ascii="Calibri" w:eastAsia="Times New Roman" w:hAnsi="Calibri" w:cs="Calibri"/>
          <w:color w:val="000000"/>
          <w:sz w:val="32"/>
          <w:szCs w:val="32"/>
        </w:rPr>
        <w:t>Capture sample data from the route created</w:t>
      </w:r>
    </w:p>
    <w:p w14:paraId="582808B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12E4252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Make sure your new route is not below any other routes with the Final toggle set to yes, if it is drag it above that final route. </w:t>
      </w:r>
    </w:p>
    <w:p w14:paraId="5571677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to_Splunk Route click on the most left 3 dots and select Capture</w:t>
      </w:r>
    </w:p>
    <w:p w14:paraId="7A9AF91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F96F836" w14:textId="77777777" w:rsidR="00015715" w:rsidRPr="00015715" w:rsidRDefault="00015715" w:rsidP="00015715">
      <w:pPr>
        <w:rPr>
          <w:del w:id="134" w:author="Peck, Steve" w:date="2022-03-30T20:40:00Z"/>
          <w:rFonts w:ascii="Calibri" w:eastAsia="Times New Roman" w:hAnsi="Calibri" w:cs="Calibri"/>
          <w:color w:val="000000"/>
          <w:sz w:val="27"/>
          <w:szCs w:val="27"/>
        </w:rPr>
      </w:pPr>
      <w:del w:id="135"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"/var/folders/0q/x3mq5r5x58ld64pkyg88spq80000gq/T/com.microsoft.Word/WebArchiveCopyPasteTempFiles/cid745110969*image012.png@01D842FC.8B431210"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5DBD2D45" wp14:editId="3D7EA16F">
              <wp:extent cx="5943600" cy="200723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07235"/>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26532F1E" w14:textId="5DC6898B" w:rsidR="004351BE" w:rsidRPr="004351BE" w:rsidRDefault="004351BE" w:rsidP="004351BE">
      <w:pPr>
        <w:rPr>
          <w:ins w:id="136" w:author="Peck, Steve" w:date="2022-03-30T20:40:00Z"/>
          <w:rFonts w:ascii="Calibri" w:eastAsia="Times New Roman" w:hAnsi="Calibri" w:cs="Calibri"/>
          <w:color w:val="000000"/>
          <w:sz w:val="27"/>
          <w:szCs w:val="27"/>
        </w:rPr>
      </w:pPr>
      <w:ins w:id="137"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"/var/folders/0q/x3mq5r5x58ld64pkyg88spq80000gq/T/com.microsoft.Word/WebArchiveCopyPasteTempFiles/cid4040900425*image012.png@01D8445A.B07172C0"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1FA8BA04" wp14:editId="53C23DB7">
              <wp:extent cx="5943600" cy="201168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60434F4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1144B47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new context window validate you are capturing samples from your configured Route:</w:t>
      </w:r>
    </w:p>
    <w:p w14:paraId="13CC7ED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E03F258" w14:textId="77777777" w:rsidR="00015715" w:rsidRPr="00015715" w:rsidRDefault="00015715" w:rsidP="00015715">
      <w:pPr>
        <w:rPr>
          <w:del w:id="138" w:author="Peck, Steve" w:date="2022-03-30T20:40:00Z"/>
          <w:rFonts w:ascii="Calibri" w:eastAsia="Times New Roman" w:hAnsi="Calibri" w:cs="Calibri"/>
          <w:color w:val="000000"/>
          <w:sz w:val="27"/>
          <w:szCs w:val="27"/>
        </w:rPr>
      </w:pPr>
      <w:del w:id="139"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"/var/folders/0q/x3mq5r5x58ld64pkyg88spq80000gq/T/com.microsoft.Word/WebArchiveCopyPasteTempFiles/cid745110969*image013.png@01D842FC.8B431210"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3874FDB3" wp14:editId="7B358CCC">
              <wp:extent cx="5943600" cy="2944495"/>
              <wp:effectExtent l="0" t="0" r="0" b="1905"/>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2729F13E" w14:textId="3245FB1B" w:rsidR="004351BE" w:rsidRPr="004351BE" w:rsidRDefault="004351BE" w:rsidP="004351BE">
      <w:pPr>
        <w:rPr>
          <w:ins w:id="140" w:author="Peck, Steve" w:date="2022-03-30T20:40:00Z"/>
          <w:rFonts w:ascii="Calibri" w:eastAsia="Times New Roman" w:hAnsi="Calibri" w:cs="Calibri"/>
          <w:color w:val="000000"/>
          <w:sz w:val="27"/>
          <w:szCs w:val="27"/>
        </w:rPr>
      </w:pPr>
      <w:ins w:id="141"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"/var/folders/0q/x3mq5r5x58ld64pkyg88spq80000gq/T/com.microsoft.Word/WebArchiveCopyPasteTempFiles/cid4040900425*image013.png@01D8445A.B07172C0"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26F4EB38" wp14:editId="50178B40">
              <wp:extent cx="5943600" cy="2941955"/>
              <wp:effectExtent l="0" t="0" r="0" b="444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0F189EC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3E902E8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At the bottom right click on Save as Sample File</w:t>
      </w:r>
    </w:p>
    <w:p w14:paraId="3C55E302"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On the new context window enter the following values:</w:t>
      </w:r>
    </w:p>
    <w:p w14:paraId="45F2A821"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File Name*: windows_xml_sample.log</w:t>
      </w:r>
    </w:p>
    <w:p w14:paraId="0928E31E"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Description: &lt;LEAVE_EMPTY&gt;</w:t>
      </w:r>
    </w:p>
    <w:p w14:paraId="009DA34F"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Expiration (hours): &lt;LEAVE_EMPTY&gt;</w:t>
      </w:r>
    </w:p>
    <w:p w14:paraId="3A8EC40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Tags: &lt;LEAVE_EMPTY&gt;</w:t>
      </w:r>
    </w:p>
    <w:p w14:paraId="1202E81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148F358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From the right pane validate if your sample file has been created (if not refresh your browser) </w:t>
      </w:r>
    </w:p>
    <w:p w14:paraId="5504DD6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Under Preview click Simple an validate your sample data from your Route. </w:t>
      </w:r>
    </w:p>
    <w:p w14:paraId="36AE60B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506766F8" w14:textId="77777777" w:rsidR="00015715" w:rsidRPr="00015715" w:rsidRDefault="00015715" w:rsidP="00015715">
      <w:pPr>
        <w:rPr>
          <w:del w:id="142" w:author="Peck, Steve" w:date="2022-03-30T20:40:00Z"/>
          <w:rFonts w:ascii="Calibri" w:eastAsia="Times New Roman" w:hAnsi="Calibri" w:cs="Calibri"/>
          <w:color w:val="000000"/>
          <w:sz w:val="27"/>
          <w:szCs w:val="27"/>
        </w:rPr>
      </w:pPr>
      <w:del w:id="143" w:author="Peck, Steve" w:date="2022-03-30T20:40:00Z">
        <w:r w:rsidRPr="00015715">
          <w:rPr>
            <w:rFonts w:ascii="Calibri" w:eastAsia="Times New Roman" w:hAnsi="Calibri" w:cs="Calibri"/>
            <w:color w:val="000000"/>
            <w:sz w:val="32"/>
            <w:szCs w:val="32"/>
          </w:rPr>
          <w:fldChar w:fldCharType="begin"/>
        </w:r>
        <w:r w:rsidRPr="00015715">
          <w:rPr>
            <w:rFonts w:ascii="Calibri" w:eastAsia="Times New Roman" w:hAnsi="Calibri" w:cs="Calibri"/>
            <w:color w:val="000000"/>
            <w:sz w:val="32"/>
            <w:szCs w:val="32"/>
          </w:rPr>
          <w:delInstrText xml:space="preserve"> INCLUDEPICTURE "/var/folders/0q/x3mq5r5x58ld64pkyg88spq80000gq/T/com.microsoft.Word/WebArchiveCopyPasteTempFiles/cid745110969*image014.png@01D842FC.8B431210" \* MERGEFORMATINET </w:delInstrText>
        </w:r>
        <w:r w:rsidRPr="00015715">
          <w:rPr>
            <w:rFonts w:ascii="Calibri" w:eastAsia="Times New Roman" w:hAnsi="Calibri" w:cs="Calibri"/>
            <w:color w:val="000000"/>
            <w:sz w:val="32"/>
            <w:szCs w:val="32"/>
          </w:rPr>
          <w:fldChar w:fldCharType="separate"/>
        </w:r>
        <w:r w:rsidRPr="00015715">
          <w:rPr>
            <w:rFonts w:ascii="Calibri" w:eastAsia="Times New Roman" w:hAnsi="Calibri" w:cs="Calibri"/>
            <w:noProof/>
            <w:color w:val="000000"/>
            <w:sz w:val="32"/>
            <w:szCs w:val="32"/>
          </w:rPr>
          <w:drawing>
            <wp:inline distT="0" distB="0" distL="0" distR="0" wp14:anchorId="29E6117C" wp14:editId="7A399045">
              <wp:extent cx="5943600" cy="589470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894705"/>
                      </a:xfrm>
                      <a:prstGeom prst="rect">
                        <a:avLst/>
                      </a:prstGeom>
                      <a:noFill/>
                      <a:ln>
                        <a:noFill/>
                      </a:ln>
                    </pic:spPr>
                  </pic:pic>
                </a:graphicData>
              </a:graphic>
            </wp:inline>
          </w:drawing>
        </w:r>
        <w:r w:rsidRPr="00015715">
          <w:rPr>
            <w:rFonts w:ascii="Calibri" w:eastAsia="Times New Roman" w:hAnsi="Calibri" w:cs="Calibri"/>
            <w:color w:val="000000"/>
            <w:sz w:val="32"/>
            <w:szCs w:val="32"/>
          </w:rPr>
          <w:fldChar w:fldCharType="end"/>
        </w:r>
      </w:del>
    </w:p>
    <w:p w14:paraId="5AC1B522" w14:textId="63D65AA2" w:rsidR="004351BE" w:rsidRPr="004351BE" w:rsidRDefault="004351BE" w:rsidP="004351BE">
      <w:pPr>
        <w:rPr>
          <w:ins w:id="144" w:author="Peck, Steve" w:date="2022-03-30T20:40:00Z"/>
          <w:rFonts w:ascii="Calibri" w:eastAsia="Times New Roman" w:hAnsi="Calibri" w:cs="Calibri"/>
          <w:color w:val="000000"/>
          <w:sz w:val="27"/>
          <w:szCs w:val="27"/>
        </w:rPr>
      </w:pPr>
      <w:ins w:id="145"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"/var/folders/0q/x3mq5r5x58ld64pkyg88spq80000gq/T/com.microsoft.Word/WebArchiveCopyPasteTempFiles/cid4040900425*image014.png@01D8445A.B07172C0"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1CF08CED" wp14:editId="055332F3">
              <wp:extent cx="5943600" cy="589470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89470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544EB2F7" w14:textId="77777777" w:rsidR="004351BE" w:rsidRPr="004351BE" w:rsidRDefault="004351BE" w:rsidP="004351BE">
      <w:pPr>
        <w:rPr>
          <w:ins w:id="146" w:author="Peck, Steve" w:date="2022-03-30T20:40:00Z"/>
          <w:rFonts w:ascii="Calibri" w:eastAsia="Times New Roman" w:hAnsi="Calibri" w:cs="Calibri"/>
          <w:color w:val="000000"/>
          <w:sz w:val="27"/>
          <w:szCs w:val="27"/>
        </w:rPr>
      </w:pPr>
      <w:ins w:id="147" w:author="Peck, Steve" w:date="2022-03-30T20:40:00Z">
        <w:r w:rsidRPr="004351BE">
          <w:rPr>
            <w:rFonts w:ascii="Calibri" w:eastAsia="Times New Roman" w:hAnsi="Calibri" w:cs="Calibri"/>
            <w:color w:val="000000"/>
            <w:sz w:val="32"/>
            <w:szCs w:val="32"/>
          </w:rPr>
          <w:lastRenderedPageBreak/>
          <w:t> </w:t>
        </w:r>
      </w:ins>
    </w:p>
    <w:p w14:paraId="6A3490DC" w14:textId="77777777" w:rsidR="004351BE" w:rsidRPr="004351BE" w:rsidRDefault="004351BE" w:rsidP="004351BE">
      <w:pPr>
        <w:rPr>
          <w:ins w:id="148" w:author="Peck, Steve" w:date="2022-03-30T20:40:00Z"/>
          <w:rFonts w:ascii="Calibri" w:eastAsia="Times New Roman" w:hAnsi="Calibri" w:cs="Calibri"/>
          <w:color w:val="000000"/>
          <w:sz w:val="27"/>
          <w:szCs w:val="27"/>
        </w:rPr>
      </w:pPr>
      <w:ins w:id="149" w:author="Peck, Steve" w:date="2022-03-30T20:40:00Z">
        <w:r w:rsidRPr="004351BE">
          <w:rPr>
            <w:rFonts w:ascii="Calibri" w:eastAsia="Times New Roman" w:hAnsi="Calibri" w:cs="Calibri"/>
            <w:color w:val="000000"/>
            <w:sz w:val="32"/>
            <w:szCs w:val="32"/>
          </w:rPr>
          <w:t> </w:t>
        </w:r>
      </w:ins>
    </w:p>
    <w:p w14:paraId="0D609930" w14:textId="77777777" w:rsidR="004351BE" w:rsidRPr="004351BE" w:rsidRDefault="004351BE" w:rsidP="004351BE">
      <w:pPr>
        <w:rPr>
          <w:moveFrom w:id="150" w:author="Peck, Steve" w:date="2022-03-30T20:40:00Z"/>
          <w:rFonts w:ascii="Calibri" w:eastAsia="Times New Roman" w:hAnsi="Calibri" w:cs="Calibri"/>
          <w:color w:val="000000"/>
          <w:sz w:val="27"/>
          <w:szCs w:val="27"/>
        </w:rPr>
      </w:pPr>
      <w:moveFromRangeStart w:id="151" w:author="Peck, Steve" w:date="2022-03-30T20:40:00Z" w:name="move99565235"/>
      <w:moveFrom w:id="152" w:author="Peck, Steve" w:date="2022-03-30T20:40:00Z">
        <w:r w:rsidRPr="004351BE">
          <w:rPr>
            <w:rFonts w:ascii="Calibri" w:eastAsia="Times New Roman" w:hAnsi="Calibri" w:cs="Calibri"/>
            <w:color w:val="000000"/>
            <w:sz w:val="32"/>
            <w:szCs w:val="32"/>
          </w:rPr>
          <w:t> </w:t>
        </w:r>
      </w:moveFrom>
    </w:p>
    <w:p w14:paraId="7DA62DAC" w14:textId="5BFDEF79" w:rsidR="004351BE" w:rsidRPr="004351BE" w:rsidRDefault="004351BE" w:rsidP="004351BE">
      <w:pPr>
        <w:numPr>
          <w:ilvl w:val="0"/>
          <w:numId w:val="5"/>
        </w:numPr>
        <w:ind w:left="360"/>
        <w:rPr>
          <w:rFonts w:ascii="Calibri" w:hAnsi="Calibri"/>
          <w:color w:val="000000"/>
          <w:rPrChange w:id="153" w:author="Peck, Steve" w:date="2022-03-30T20:40:00Z">
            <w:rPr>
              <w:rFonts w:ascii="Calibri" w:hAnsi="Calibri"/>
              <w:color w:val="000000"/>
              <w:sz w:val="32"/>
            </w:rPr>
          </w:rPrChange>
        </w:rPr>
        <w:pPrChange w:id="154" w:author="Peck, Steve" w:date="2022-03-30T20:40:00Z">
          <w:pPr/>
        </w:pPrChange>
      </w:pPr>
      <w:moveFrom w:id="155" w:author="Peck, Steve" w:date="2022-03-30T20:40:00Z">
        <w:r w:rsidRPr="004351BE">
          <w:rPr>
            <w:rFonts w:ascii="Calibri" w:eastAsia="Times New Roman" w:hAnsi="Calibri" w:cs="Calibri"/>
            <w:color w:val="000000"/>
            <w:sz w:val="32"/>
            <w:szCs w:val="32"/>
          </w:rPr>
          <w:t>4.</w:t>
        </w:r>
      </w:moveFrom>
      <w:moveFromRangeEnd w:id="151"/>
      <w:del w:id="156" w:author="Peck, Steve" w:date="2022-03-30T20:40:00Z">
        <w:r w:rsidR="000778FF" w:rsidRPr="000778FF">
          <w:rPr>
            <w:rFonts w:ascii="Calibri" w:eastAsia="Times New Roman" w:hAnsi="Calibri" w:cs="Calibri"/>
            <w:color w:val="000000"/>
            <w:sz w:val="32"/>
            <w:szCs w:val="32"/>
          </w:rPr>
          <w:delText xml:space="preserve">  </w:delText>
        </w:r>
      </w:del>
      <w:r w:rsidRPr="004351BE">
        <w:rPr>
          <w:rFonts w:ascii="Calibri" w:eastAsia="Times New Roman" w:hAnsi="Calibri" w:cs="Calibri"/>
          <w:color w:val="000000"/>
          <w:sz w:val="32"/>
          <w:szCs w:val="32"/>
        </w:rPr>
        <w:t>Create a Pipeline</w:t>
      </w:r>
    </w:p>
    <w:p w14:paraId="6B3312F2" w14:textId="37D8EBB8" w:rsidR="004351BE" w:rsidRPr="004351BE" w:rsidRDefault="000778FF" w:rsidP="004351BE">
      <w:pPr>
        <w:rPr>
          <w:ins w:id="157" w:author="Peck, Steve" w:date="2022-03-30T20:40:00Z"/>
          <w:rFonts w:ascii="Calibri" w:eastAsia="Times New Roman" w:hAnsi="Calibri" w:cs="Calibri"/>
          <w:color w:val="000000"/>
          <w:sz w:val="27"/>
          <w:szCs w:val="27"/>
        </w:rPr>
      </w:pPr>
      <w:del w:id="158" w:author="Peck, Steve" w:date="2022-03-30T20:40:00Z">
        <w:r>
          <w:rPr>
            <w:rFonts w:ascii="Calibri" w:eastAsia="Times New Roman" w:hAnsi="Calibri" w:cs="Calibri"/>
            <w:color w:val="000000"/>
            <w:sz w:val="32"/>
            <w:szCs w:val="32"/>
          </w:rPr>
          <w:delText>5</w:delText>
        </w:r>
        <w:r w:rsidR="00015715" w:rsidRPr="00015715">
          <w:rPr>
            <w:rFonts w:ascii="Calibri" w:eastAsia="Times New Roman" w:hAnsi="Calibri" w:cs="Calibri"/>
            <w:color w:val="000000"/>
            <w:sz w:val="32"/>
            <w:szCs w:val="32"/>
          </w:rPr>
          <w:delText>.</w:delText>
        </w:r>
        <w:r>
          <w:rPr>
            <w:rFonts w:ascii="Calibri" w:eastAsia="Times New Roman" w:hAnsi="Calibri" w:cs="Calibri"/>
            <w:color w:val="000000"/>
            <w:sz w:val="32"/>
            <w:szCs w:val="32"/>
          </w:rPr>
          <w:delText xml:space="preserve"> </w:delText>
        </w:r>
      </w:del>
      <w:ins w:id="159" w:author="Peck, Steve" w:date="2022-03-30T20:40:00Z">
        <w:r w:rsidR="004351BE" w:rsidRPr="004351BE">
          <w:rPr>
            <w:rFonts w:ascii="Calibri" w:eastAsia="Times New Roman" w:hAnsi="Calibri" w:cs="Calibri"/>
            <w:color w:val="000000"/>
            <w:sz w:val="32"/>
            <w:szCs w:val="32"/>
          </w:rPr>
          <w:t>Let’s create a simple pipeline to process our Syslog source. </w:t>
        </w:r>
      </w:ins>
    </w:p>
    <w:p w14:paraId="216ACAAC" w14:textId="77777777" w:rsidR="004351BE" w:rsidRPr="004351BE" w:rsidRDefault="004351BE" w:rsidP="004351BE">
      <w:pPr>
        <w:rPr>
          <w:ins w:id="160" w:author="Peck, Steve" w:date="2022-03-30T20:40:00Z"/>
          <w:rFonts w:ascii="Calibri" w:eastAsia="Times New Roman" w:hAnsi="Calibri" w:cs="Calibri"/>
          <w:color w:val="000000"/>
          <w:sz w:val="27"/>
          <w:szCs w:val="27"/>
        </w:rPr>
      </w:pPr>
      <w:ins w:id="161" w:author="Peck, Steve" w:date="2022-03-30T20:40:00Z">
        <w:r w:rsidRPr="004351BE">
          <w:rPr>
            <w:rFonts w:ascii="Calibri" w:eastAsia="Times New Roman" w:hAnsi="Calibri" w:cs="Calibri"/>
            <w:color w:val="000000"/>
            <w:sz w:val="32"/>
            <w:szCs w:val="32"/>
          </w:rPr>
          <w:t>Go to the top menu and select Processing / Pipelines</w:t>
        </w:r>
      </w:ins>
    </w:p>
    <w:p w14:paraId="18EDEC99" w14:textId="77777777" w:rsidR="004351BE" w:rsidRPr="004351BE" w:rsidRDefault="004351BE" w:rsidP="004351BE">
      <w:pPr>
        <w:rPr>
          <w:ins w:id="162" w:author="Peck, Steve" w:date="2022-03-30T20:40:00Z"/>
          <w:rFonts w:ascii="Calibri" w:eastAsia="Times New Roman" w:hAnsi="Calibri" w:cs="Calibri"/>
          <w:color w:val="000000"/>
          <w:sz w:val="27"/>
          <w:szCs w:val="27"/>
        </w:rPr>
      </w:pPr>
      <w:ins w:id="163" w:author="Peck, Steve" w:date="2022-03-30T20:40:00Z">
        <w:r w:rsidRPr="004351BE">
          <w:rPr>
            <w:rFonts w:ascii="Calibri" w:eastAsia="Times New Roman" w:hAnsi="Calibri" w:cs="Calibri"/>
            <w:color w:val="000000"/>
            <w:sz w:val="32"/>
            <w:szCs w:val="32"/>
          </w:rPr>
          <w:t>On the right pane click on the Syslog_sample.log sample file (we will use the captured sample with this Pipeline)</w:t>
        </w:r>
      </w:ins>
    </w:p>
    <w:p w14:paraId="7A9A6153" w14:textId="77777777" w:rsidR="004351BE" w:rsidRPr="004351BE" w:rsidRDefault="004351BE" w:rsidP="004351BE">
      <w:pPr>
        <w:rPr>
          <w:ins w:id="164" w:author="Peck, Steve" w:date="2022-03-30T20:40:00Z"/>
          <w:rFonts w:ascii="Calibri" w:eastAsia="Times New Roman" w:hAnsi="Calibri" w:cs="Calibri"/>
          <w:color w:val="000000"/>
          <w:sz w:val="27"/>
          <w:szCs w:val="27"/>
        </w:rPr>
      </w:pPr>
      <w:ins w:id="165" w:author="Peck, Steve" w:date="2022-03-30T20:40:00Z">
        <w:r w:rsidRPr="004351BE">
          <w:rPr>
            <w:rFonts w:ascii="Calibri" w:eastAsia="Times New Roman" w:hAnsi="Calibri" w:cs="Calibri"/>
            <w:color w:val="000000"/>
            <w:sz w:val="32"/>
            <w:szCs w:val="32"/>
          </w:rPr>
          <w:t>On the left pane at the top click the ‘+ Pipeline’ button and select ‘Create Pipeline’</w:t>
        </w:r>
      </w:ins>
    </w:p>
    <w:p w14:paraId="0F94B2C1" w14:textId="77777777" w:rsidR="004351BE" w:rsidRPr="004351BE" w:rsidRDefault="004351BE" w:rsidP="004351BE">
      <w:pPr>
        <w:rPr>
          <w:ins w:id="166" w:author="Peck, Steve" w:date="2022-03-30T20:40:00Z"/>
          <w:rFonts w:ascii="Calibri" w:eastAsia="Times New Roman" w:hAnsi="Calibri" w:cs="Calibri"/>
          <w:color w:val="000000"/>
          <w:sz w:val="27"/>
          <w:szCs w:val="27"/>
        </w:rPr>
      </w:pPr>
      <w:ins w:id="167" w:author="Peck, Steve" w:date="2022-03-30T20:40:00Z">
        <w:r w:rsidRPr="004351BE">
          <w:rPr>
            <w:rFonts w:ascii="Calibri" w:eastAsia="Times New Roman" w:hAnsi="Calibri" w:cs="Calibri"/>
            <w:color w:val="000000"/>
            <w:sz w:val="32"/>
            <w:szCs w:val="32"/>
          </w:rPr>
          <w:t> </w:t>
        </w:r>
      </w:ins>
    </w:p>
    <w:p w14:paraId="569A447E" w14:textId="77777777" w:rsidR="004351BE" w:rsidRPr="004351BE" w:rsidRDefault="004351BE" w:rsidP="004351BE">
      <w:pPr>
        <w:rPr>
          <w:ins w:id="168" w:author="Peck, Steve" w:date="2022-03-30T20:40:00Z"/>
          <w:rFonts w:ascii="Calibri" w:eastAsia="Times New Roman" w:hAnsi="Calibri" w:cs="Calibri"/>
          <w:color w:val="000000"/>
          <w:sz w:val="27"/>
          <w:szCs w:val="27"/>
        </w:rPr>
      </w:pPr>
      <w:ins w:id="169" w:author="Peck, Steve" w:date="2022-03-30T20:40:00Z">
        <w:r w:rsidRPr="004351BE">
          <w:rPr>
            <w:rFonts w:ascii="Calibri" w:eastAsia="Times New Roman" w:hAnsi="Calibri" w:cs="Calibri"/>
            <w:color w:val="000000"/>
            <w:sz w:val="32"/>
            <w:szCs w:val="32"/>
          </w:rPr>
          <w:t> </w:t>
        </w:r>
      </w:ins>
    </w:p>
    <w:p w14:paraId="77428052" w14:textId="319B7233" w:rsidR="004351BE" w:rsidRPr="004351BE" w:rsidRDefault="004351BE" w:rsidP="004351BE">
      <w:pPr>
        <w:rPr>
          <w:ins w:id="170" w:author="Peck, Steve" w:date="2022-03-30T20:40:00Z"/>
          <w:rFonts w:ascii="Calibri" w:eastAsia="Times New Roman" w:hAnsi="Calibri" w:cs="Calibri"/>
          <w:color w:val="000000"/>
          <w:sz w:val="27"/>
          <w:szCs w:val="27"/>
        </w:rPr>
      </w:pPr>
      <w:ins w:id="171"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"/var/folders/0q/x3mq5r5x58ld64pkyg88spq80000gq/T/com.microsoft.Word/WebArchiveCopyPasteTempFiles/cid4040900425*image015.png@01D8445A.B07172C0"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535B21CF" wp14:editId="31EB795B">
              <wp:extent cx="5943600" cy="100584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4D41AEDE" w14:textId="77777777" w:rsidR="004351BE" w:rsidRPr="004351BE" w:rsidRDefault="004351BE" w:rsidP="004351BE">
      <w:pPr>
        <w:rPr>
          <w:ins w:id="172" w:author="Peck, Steve" w:date="2022-03-30T20:40:00Z"/>
          <w:rFonts w:ascii="Calibri" w:eastAsia="Times New Roman" w:hAnsi="Calibri" w:cs="Calibri"/>
          <w:color w:val="000000"/>
          <w:sz w:val="27"/>
          <w:szCs w:val="27"/>
        </w:rPr>
      </w:pPr>
      <w:ins w:id="173" w:author="Peck, Steve" w:date="2022-03-30T20:40:00Z">
        <w:r w:rsidRPr="004351BE">
          <w:rPr>
            <w:rFonts w:ascii="Calibri" w:eastAsia="Times New Roman" w:hAnsi="Calibri" w:cs="Calibri"/>
            <w:color w:val="000000"/>
            <w:sz w:val="32"/>
            <w:szCs w:val="32"/>
          </w:rPr>
          <w:t xml:space="preserve">One the left pane </w:t>
        </w:r>
        <w:proofErr w:type="gramStart"/>
        <w:r w:rsidRPr="004351BE">
          <w:rPr>
            <w:rFonts w:ascii="Calibri" w:eastAsia="Times New Roman" w:hAnsi="Calibri" w:cs="Calibri"/>
            <w:color w:val="000000"/>
            <w:sz w:val="32"/>
            <w:szCs w:val="32"/>
          </w:rPr>
          <w:t>enter</w:t>
        </w:r>
        <w:proofErr w:type="gramEnd"/>
        <w:r w:rsidRPr="004351BE">
          <w:rPr>
            <w:rFonts w:ascii="Calibri" w:eastAsia="Times New Roman" w:hAnsi="Calibri" w:cs="Calibri"/>
            <w:color w:val="000000"/>
            <w:sz w:val="32"/>
            <w:szCs w:val="32"/>
          </w:rPr>
          <w:t xml:space="preserve"> only the ID as </w:t>
        </w:r>
        <w:proofErr w:type="spellStart"/>
        <w:r w:rsidRPr="004351BE">
          <w:rPr>
            <w:rFonts w:ascii="Calibri" w:eastAsia="Times New Roman" w:hAnsi="Calibri" w:cs="Calibri"/>
            <w:color w:val="000000"/>
            <w:sz w:val="32"/>
            <w:szCs w:val="32"/>
          </w:rPr>
          <w:t>Syslog_test</w:t>
        </w:r>
        <w:proofErr w:type="spellEnd"/>
        <w:r w:rsidRPr="004351BE">
          <w:rPr>
            <w:rFonts w:ascii="Calibri" w:eastAsia="Times New Roman" w:hAnsi="Calibri" w:cs="Calibri"/>
            <w:color w:val="000000"/>
            <w:sz w:val="32"/>
            <w:szCs w:val="32"/>
          </w:rPr>
          <w:t xml:space="preserve"> and click Save.</w:t>
        </w:r>
      </w:ins>
    </w:p>
    <w:p w14:paraId="6BDE55D5" w14:textId="77777777" w:rsidR="004351BE" w:rsidRPr="004351BE" w:rsidRDefault="004351BE" w:rsidP="004351BE">
      <w:pPr>
        <w:rPr>
          <w:moveTo w:id="174" w:author="Peck, Steve" w:date="2022-03-30T20:40:00Z"/>
          <w:rFonts w:ascii="Calibri" w:eastAsia="Times New Roman" w:hAnsi="Calibri" w:cs="Calibri"/>
          <w:color w:val="000000"/>
          <w:sz w:val="27"/>
          <w:szCs w:val="27"/>
        </w:rPr>
      </w:pPr>
      <w:moveToRangeStart w:id="175" w:author="Peck, Steve" w:date="2022-03-30T20:40:00Z" w:name="move99565235"/>
      <w:moveTo w:id="176" w:author="Peck, Steve" w:date="2022-03-30T20:40:00Z">
        <w:r w:rsidRPr="004351BE">
          <w:rPr>
            <w:rFonts w:ascii="Calibri" w:eastAsia="Times New Roman" w:hAnsi="Calibri" w:cs="Calibri"/>
            <w:color w:val="000000"/>
            <w:sz w:val="32"/>
            <w:szCs w:val="32"/>
          </w:rPr>
          <w:t> </w:t>
        </w:r>
      </w:moveTo>
    </w:p>
    <w:p w14:paraId="4B8FCEC1" w14:textId="77777777" w:rsidR="004351BE" w:rsidRPr="004351BE" w:rsidRDefault="004351BE" w:rsidP="004351BE">
      <w:pPr>
        <w:rPr>
          <w:rFonts w:ascii="Calibri" w:eastAsia="Times New Roman" w:hAnsi="Calibri" w:cs="Calibri"/>
          <w:color w:val="000000"/>
          <w:sz w:val="27"/>
          <w:szCs w:val="27"/>
        </w:rPr>
      </w:pPr>
      <w:moveTo w:id="177" w:author="Peck, Steve" w:date="2022-03-30T20:40:00Z">
        <w:r w:rsidRPr="004351BE">
          <w:rPr>
            <w:rFonts w:ascii="Calibri" w:eastAsia="Times New Roman" w:hAnsi="Calibri" w:cs="Calibri"/>
            <w:color w:val="000000"/>
            <w:sz w:val="32"/>
            <w:szCs w:val="32"/>
          </w:rPr>
          <w:t>4.</w:t>
        </w:r>
      </w:moveTo>
      <w:moveToRangeEnd w:id="175"/>
      <w:ins w:id="178"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Add functions to the pipeline</w:t>
      </w:r>
    </w:p>
    <w:p w14:paraId="66FB9E0C" w14:textId="4C1B30D7" w:rsidR="004351BE" w:rsidRPr="004351BE" w:rsidRDefault="004351BE" w:rsidP="004351BE">
      <w:pPr>
        <w:rPr>
          <w:ins w:id="179" w:author="Peck, Steve" w:date="2022-03-30T20:40:00Z"/>
          <w:rFonts w:ascii="Calibri" w:eastAsia="Times New Roman" w:hAnsi="Calibri" w:cs="Calibri"/>
          <w:color w:val="000000"/>
          <w:sz w:val="27"/>
          <w:szCs w:val="27"/>
        </w:rPr>
      </w:pPr>
      <w:moveFromRangeStart w:id="180" w:author="Peck, Steve" w:date="2022-03-30T20:40:00Z" w:name="move99565236"/>
      <w:moveFrom w:id="181" w:author="Peck, Steve" w:date="2022-03-30T20:40:00Z">
        <w:r w:rsidRPr="004351BE">
          <w:rPr>
            <w:rFonts w:ascii="Calibri" w:eastAsia="Times New Roman" w:hAnsi="Calibri" w:cs="Calibri"/>
            <w:color w:val="000000"/>
            <w:sz w:val="32"/>
            <w:szCs w:val="32"/>
          </w:rPr>
          <w:t>6.  </w:t>
        </w:r>
      </w:moveFrom>
      <w:moveFromRangeEnd w:id="180"/>
      <w:del w:id="182" w:author="Peck, Steve" w:date="2022-03-30T20:40:00Z">
        <w:r w:rsidR="00015715" w:rsidRPr="00015715">
          <w:rPr>
            <w:rFonts w:ascii="Calibri" w:eastAsia="Times New Roman" w:hAnsi="Calibri" w:cs="Calibri"/>
            <w:color w:val="000000"/>
            <w:sz w:val="32"/>
            <w:szCs w:val="32"/>
          </w:rPr>
          <w:delText>Test changes</w:delText>
        </w:r>
      </w:del>
      <w:ins w:id="183" w:author="Peck, Steve" w:date="2022-03-30T20:40:00Z">
        <w:r w:rsidRPr="004351BE">
          <w:rPr>
            <w:rFonts w:ascii="Calibri" w:eastAsia="Times New Roman" w:hAnsi="Calibri" w:cs="Calibri"/>
            <w:color w:val="000000"/>
            <w:sz w:val="32"/>
            <w:szCs w:val="32"/>
          </w:rPr>
          <w:t>Click</w:t>
        </w:r>
      </w:ins>
      <w:r w:rsidRPr="004351BE">
        <w:rPr>
          <w:rFonts w:ascii="Calibri" w:eastAsia="Times New Roman" w:hAnsi="Calibri" w:cs="Calibri"/>
          <w:color w:val="000000"/>
          <w:sz w:val="32"/>
          <w:szCs w:val="32"/>
        </w:rPr>
        <w:t xml:space="preserve"> on the </w:t>
      </w:r>
      <w:ins w:id="184" w:author="Peck, Steve" w:date="2022-03-30T20:40:00Z">
        <w:r w:rsidRPr="004351BE">
          <w:rPr>
            <w:rFonts w:ascii="Calibri" w:eastAsia="Times New Roman" w:hAnsi="Calibri" w:cs="Calibri"/>
            <w:color w:val="000000"/>
            <w:sz w:val="32"/>
            <w:szCs w:val="32"/>
          </w:rPr>
          <w:t>‘+ Function’ button on the right most side within the newly create Pipeline</w:t>
        </w:r>
      </w:ins>
    </w:p>
    <w:p w14:paraId="5DEB2DB1" w14:textId="77777777" w:rsidR="004351BE" w:rsidRPr="004351BE" w:rsidRDefault="004351BE" w:rsidP="004351BE">
      <w:pPr>
        <w:rPr>
          <w:ins w:id="185" w:author="Peck, Steve" w:date="2022-03-30T20:40:00Z"/>
          <w:rFonts w:ascii="Calibri" w:eastAsia="Times New Roman" w:hAnsi="Calibri" w:cs="Calibri"/>
          <w:color w:val="000000"/>
          <w:sz w:val="27"/>
          <w:szCs w:val="27"/>
        </w:rPr>
      </w:pPr>
      <w:ins w:id="186" w:author="Peck, Steve" w:date="2022-03-30T20:40:00Z">
        <w:r w:rsidRPr="004351BE">
          <w:rPr>
            <w:rFonts w:ascii="Calibri" w:eastAsia="Times New Roman" w:hAnsi="Calibri" w:cs="Calibri"/>
            <w:color w:val="000000"/>
            <w:sz w:val="32"/>
            <w:szCs w:val="32"/>
          </w:rPr>
          <w:t> </w:t>
        </w:r>
      </w:ins>
    </w:p>
    <w:p w14:paraId="2244B865" w14:textId="08C589F9" w:rsidR="004351BE" w:rsidRPr="004351BE" w:rsidRDefault="004351BE" w:rsidP="004351BE">
      <w:pPr>
        <w:rPr>
          <w:ins w:id="187" w:author="Peck, Steve" w:date="2022-03-30T20:40:00Z"/>
          <w:rFonts w:ascii="Calibri" w:eastAsia="Times New Roman" w:hAnsi="Calibri" w:cs="Calibri"/>
          <w:color w:val="000000"/>
          <w:sz w:val="27"/>
          <w:szCs w:val="27"/>
        </w:rPr>
      </w:pPr>
      <w:ins w:id="188"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"/var/folders/0q/x3mq5r5x58ld64pkyg88spq80000gq/T/com.microsoft.Word/WebArchiveCopyPasteTempFiles/cid4040900425*image016.png@01D8445A.B07172C0"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6A2CE780" wp14:editId="652648D9">
              <wp:extent cx="5943600" cy="1343025"/>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4162AD0B" w14:textId="77777777" w:rsidR="004351BE" w:rsidRPr="004351BE" w:rsidRDefault="004351BE" w:rsidP="004351BE">
      <w:pPr>
        <w:rPr>
          <w:ins w:id="189" w:author="Peck, Steve" w:date="2022-03-30T20:40:00Z"/>
          <w:rFonts w:ascii="Calibri" w:eastAsia="Times New Roman" w:hAnsi="Calibri" w:cs="Calibri"/>
          <w:color w:val="000000"/>
          <w:sz w:val="27"/>
          <w:szCs w:val="27"/>
        </w:rPr>
      </w:pPr>
      <w:ins w:id="190" w:author="Peck, Steve" w:date="2022-03-30T20:40:00Z">
        <w:r w:rsidRPr="004351BE">
          <w:rPr>
            <w:rFonts w:ascii="Calibri" w:eastAsia="Times New Roman" w:hAnsi="Calibri" w:cs="Calibri"/>
            <w:color w:val="000000"/>
            <w:sz w:val="32"/>
            <w:szCs w:val="32"/>
          </w:rPr>
          <w:t> </w:t>
        </w:r>
      </w:ins>
    </w:p>
    <w:p w14:paraId="01955B3D" w14:textId="77777777" w:rsidR="004351BE" w:rsidRPr="004351BE" w:rsidRDefault="004351BE" w:rsidP="004351BE">
      <w:pPr>
        <w:rPr>
          <w:ins w:id="191" w:author="Peck, Steve" w:date="2022-03-30T20:40:00Z"/>
          <w:rFonts w:ascii="Calibri" w:eastAsia="Times New Roman" w:hAnsi="Calibri" w:cs="Calibri"/>
          <w:color w:val="000000"/>
          <w:sz w:val="27"/>
          <w:szCs w:val="27"/>
        </w:rPr>
      </w:pPr>
      <w:ins w:id="192" w:author="Peck, Steve" w:date="2022-03-30T20:40:00Z">
        <w:r w:rsidRPr="004351BE">
          <w:rPr>
            <w:rFonts w:ascii="Calibri" w:eastAsia="Times New Roman" w:hAnsi="Calibri" w:cs="Calibri"/>
            <w:color w:val="000000"/>
            <w:sz w:val="32"/>
            <w:szCs w:val="32"/>
          </w:rPr>
          <w:t>Mouse click Standard / Eval or type Eval on the mini search bar and click Eval. </w:t>
        </w:r>
      </w:ins>
    </w:p>
    <w:p w14:paraId="59D9D746" w14:textId="77777777" w:rsidR="004351BE" w:rsidRPr="004351BE" w:rsidRDefault="004351BE" w:rsidP="004351BE">
      <w:pPr>
        <w:rPr>
          <w:ins w:id="193" w:author="Peck, Steve" w:date="2022-03-30T20:40:00Z"/>
          <w:rFonts w:ascii="Calibri" w:eastAsia="Times New Roman" w:hAnsi="Calibri" w:cs="Calibri"/>
          <w:color w:val="000000"/>
          <w:sz w:val="27"/>
          <w:szCs w:val="27"/>
        </w:rPr>
      </w:pPr>
      <w:ins w:id="194" w:author="Peck, Steve" w:date="2022-03-30T20:40:00Z">
        <w:r w:rsidRPr="004351BE">
          <w:rPr>
            <w:rFonts w:ascii="Calibri" w:eastAsia="Times New Roman" w:hAnsi="Calibri" w:cs="Calibri"/>
            <w:color w:val="000000"/>
            <w:sz w:val="32"/>
            <w:szCs w:val="32"/>
          </w:rPr>
          <w:t>In the Function values enter the word ‘message’ (no quotes) in the Remove Fields field and click Save.</w:t>
        </w:r>
      </w:ins>
    </w:p>
    <w:p w14:paraId="15248767" w14:textId="4A2D93DA" w:rsidR="004351BE" w:rsidRPr="004351BE" w:rsidRDefault="004351BE" w:rsidP="004351BE">
      <w:pPr>
        <w:rPr>
          <w:ins w:id="195" w:author="Peck, Steve" w:date="2022-03-30T20:40:00Z"/>
          <w:rFonts w:ascii="Calibri" w:eastAsia="Times New Roman" w:hAnsi="Calibri" w:cs="Calibri"/>
          <w:color w:val="000000"/>
          <w:sz w:val="27"/>
          <w:szCs w:val="27"/>
        </w:rPr>
      </w:pPr>
      <w:ins w:id="196" w:author="Peck, Steve" w:date="2022-03-30T20:40:00Z">
        <w:r w:rsidRPr="004351BE">
          <w:rPr>
            <w:rFonts w:ascii="Calibri" w:eastAsia="Times New Roman" w:hAnsi="Calibri" w:cs="Calibri"/>
            <w:color w:val="000000"/>
            <w:sz w:val="32"/>
            <w:szCs w:val="32"/>
          </w:rPr>
          <w:t>Make sure your Syslog_</w:t>
        </w:r>
      </w:ins>
      <w:r w:rsidRPr="004351BE">
        <w:rPr>
          <w:rFonts w:ascii="Calibri" w:eastAsia="Times New Roman" w:hAnsi="Calibri" w:cs="Calibri"/>
          <w:color w:val="000000"/>
          <w:sz w:val="32"/>
          <w:szCs w:val="32"/>
        </w:rPr>
        <w:t>sample</w:t>
      </w:r>
      <w:del w:id="197" w:author="Peck, Steve" w:date="2022-03-30T20:40:00Z">
        <w:r w:rsidR="00015715" w:rsidRPr="00015715">
          <w:rPr>
            <w:rFonts w:ascii="Calibri" w:eastAsia="Times New Roman" w:hAnsi="Calibri" w:cs="Calibri"/>
            <w:color w:val="000000"/>
            <w:sz w:val="32"/>
            <w:szCs w:val="32"/>
          </w:rPr>
          <w:delText xml:space="preserve"> files before sending</w:delText>
        </w:r>
      </w:del>
      <w:ins w:id="198" w:author="Peck, Steve" w:date="2022-03-30T20:40:00Z">
        <w:r w:rsidRPr="004351BE">
          <w:rPr>
            <w:rFonts w:ascii="Calibri" w:eastAsia="Times New Roman" w:hAnsi="Calibri" w:cs="Calibri"/>
            <w:color w:val="000000"/>
            <w:sz w:val="32"/>
            <w:szCs w:val="32"/>
          </w:rPr>
          <w:t>.log sample file is load on the right pane and validate the results by clicking on the OUT button on the top bar within the Sample data loaded.</w:t>
        </w:r>
      </w:ins>
    </w:p>
    <w:p w14:paraId="356B39BC" w14:textId="77777777" w:rsidR="004351BE" w:rsidRPr="004351BE" w:rsidRDefault="004351BE" w:rsidP="004351BE">
      <w:pPr>
        <w:rPr>
          <w:ins w:id="199" w:author="Peck, Steve" w:date="2022-03-30T20:40:00Z"/>
          <w:rFonts w:ascii="Calibri" w:eastAsia="Times New Roman" w:hAnsi="Calibri" w:cs="Calibri"/>
          <w:color w:val="000000"/>
          <w:sz w:val="27"/>
          <w:szCs w:val="27"/>
        </w:rPr>
      </w:pPr>
      <w:ins w:id="200" w:author="Peck, Steve" w:date="2022-03-30T20:40:00Z">
        <w:r w:rsidRPr="004351BE">
          <w:rPr>
            <w:rFonts w:ascii="Calibri" w:eastAsia="Times New Roman" w:hAnsi="Calibri" w:cs="Calibri"/>
            <w:color w:val="000000"/>
            <w:sz w:val="32"/>
            <w:szCs w:val="32"/>
          </w:rPr>
          <w:lastRenderedPageBreak/>
          <w:t> </w:t>
        </w:r>
      </w:ins>
    </w:p>
    <w:p w14:paraId="6D92A76D" w14:textId="2487259F" w:rsidR="004351BE" w:rsidRPr="004351BE" w:rsidRDefault="004351BE" w:rsidP="004351BE">
      <w:pPr>
        <w:rPr>
          <w:ins w:id="201" w:author="Peck, Steve" w:date="2022-03-30T20:40:00Z"/>
          <w:rFonts w:ascii="Calibri" w:eastAsia="Times New Roman" w:hAnsi="Calibri" w:cs="Calibri"/>
          <w:color w:val="000000"/>
          <w:sz w:val="27"/>
          <w:szCs w:val="27"/>
        </w:rPr>
      </w:pPr>
      <w:ins w:id="202"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"/var/folders/0q/x3mq5r5x58ld64pkyg88spq80000gq/T/com.microsoft.Word/WebArchiveCopyPasteTempFiles/cid4040900425*image017.png@01D8445A.B07172C0"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57BA0984" wp14:editId="62D1C533">
              <wp:extent cx="5943600" cy="196088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960880"/>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2E2E0167" w14:textId="77777777" w:rsidR="004351BE" w:rsidRPr="004351BE" w:rsidRDefault="004351BE" w:rsidP="004351BE">
      <w:pPr>
        <w:rPr>
          <w:ins w:id="203" w:author="Peck, Steve" w:date="2022-03-30T20:40:00Z"/>
          <w:rFonts w:ascii="Calibri" w:eastAsia="Times New Roman" w:hAnsi="Calibri" w:cs="Calibri"/>
          <w:color w:val="000000"/>
          <w:sz w:val="27"/>
          <w:szCs w:val="27"/>
        </w:rPr>
      </w:pPr>
      <w:ins w:id="204" w:author="Peck, Steve" w:date="2022-03-30T20:40:00Z">
        <w:r w:rsidRPr="004351BE">
          <w:rPr>
            <w:rFonts w:ascii="Calibri" w:eastAsia="Times New Roman" w:hAnsi="Calibri" w:cs="Calibri"/>
            <w:color w:val="000000"/>
            <w:sz w:val="32"/>
            <w:szCs w:val="32"/>
          </w:rPr>
          <w:t> </w:t>
        </w:r>
      </w:ins>
    </w:p>
    <w:p w14:paraId="35F88930" w14:textId="77777777" w:rsidR="004351BE" w:rsidRPr="004351BE" w:rsidRDefault="004351BE" w:rsidP="004351BE">
      <w:pPr>
        <w:rPr>
          <w:ins w:id="205" w:author="Peck, Steve" w:date="2022-03-30T20:40:00Z"/>
          <w:rFonts w:ascii="Calibri" w:eastAsia="Times New Roman" w:hAnsi="Calibri" w:cs="Calibri"/>
          <w:color w:val="000000"/>
          <w:sz w:val="27"/>
          <w:szCs w:val="27"/>
        </w:rPr>
      </w:pPr>
      <w:ins w:id="206" w:author="Peck, Steve" w:date="2022-03-30T20:40:00Z">
        <w:r w:rsidRPr="004351BE">
          <w:rPr>
            <w:rFonts w:ascii="Calibri" w:eastAsia="Times New Roman" w:hAnsi="Calibri" w:cs="Calibri"/>
            <w:color w:val="000000"/>
            <w:sz w:val="32"/>
            <w:szCs w:val="32"/>
          </w:rPr>
          <w:t xml:space="preserve">Now that we have excluded the field message from the processing logs, </w:t>
        </w:r>
        <w:proofErr w:type="spellStart"/>
        <w:r w:rsidRPr="004351BE">
          <w:rPr>
            <w:rFonts w:ascii="Calibri" w:eastAsia="Times New Roman" w:hAnsi="Calibri" w:cs="Calibri"/>
            <w:color w:val="000000"/>
            <w:sz w:val="32"/>
            <w:szCs w:val="32"/>
          </w:rPr>
          <w:t>lets</w:t>
        </w:r>
        <w:proofErr w:type="spellEnd"/>
        <w:r w:rsidRPr="004351BE">
          <w:rPr>
            <w:rFonts w:ascii="Calibri" w:eastAsia="Times New Roman" w:hAnsi="Calibri" w:cs="Calibri"/>
            <w:color w:val="000000"/>
            <w:sz w:val="32"/>
            <w:szCs w:val="32"/>
          </w:rPr>
          <w:t xml:space="preserve"> use another select and use another Function “Drop” and reduce our data even further.</w:t>
        </w:r>
      </w:ins>
    </w:p>
    <w:p w14:paraId="1AB3B5D4" w14:textId="77777777" w:rsidR="004351BE" w:rsidRPr="004351BE" w:rsidRDefault="004351BE" w:rsidP="004351BE">
      <w:pPr>
        <w:rPr>
          <w:ins w:id="207" w:author="Peck, Steve" w:date="2022-03-30T20:40:00Z"/>
          <w:rFonts w:ascii="Calibri" w:eastAsia="Times New Roman" w:hAnsi="Calibri" w:cs="Calibri"/>
          <w:color w:val="000000"/>
          <w:sz w:val="27"/>
          <w:szCs w:val="27"/>
        </w:rPr>
      </w:pPr>
      <w:ins w:id="208" w:author="Peck, Steve" w:date="2022-03-30T20:40:00Z">
        <w:r w:rsidRPr="004351BE">
          <w:rPr>
            <w:rFonts w:ascii="Calibri" w:eastAsia="Times New Roman" w:hAnsi="Calibri" w:cs="Calibri"/>
            <w:color w:val="000000"/>
            <w:sz w:val="32"/>
            <w:szCs w:val="32"/>
          </w:rPr>
          <w:t>On the left pane click on the ‘+ Function’ button and select Standard/Drop or type Drop on the mini search bar and click on the result.</w:t>
        </w:r>
      </w:ins>
    </w:p>
    <w:p w14:paraId="7B53531D" w14:textId="77777777" w:rsidR="004351BE" w:rsidRPr="004351BE" w:rsidRDefault="004351BE" w:rsidP="004351BE">
      <w:pPr>
        <w:rPr>
          <w:ins w:id="209" w:author="Peck, Steve" w:date="2022-03-30T20:40:00Z"/>
          <w:rFonts w:ascii="Calibri" w:eastAsia="Times New Roman" w:hAnsi="Calibri" w:cs="Calibri"/>
          <w:color w:val="000000"/>
          <w:sz w:val="27"/>
          <w:szCs w:val="27"/>
        </w:rPr>
      </w:pPr>
      <w:ins w:id="210" w:author="Peck, Steve" w:date="2022-03-30T20:40:00Z">
        <w:r w:rsidRPr="004351BE">
          <w:rPr>
            <w:rFonts w:ascii="Calibri" w:eastAsia="Times New Roman" w:hAnsi="Calibri" w:cs="Calibri"/>
            <w:color w:val="000000"/>
            <w:sz w:val="32"/>
            <w:szCs w:val="32"/>
          </w:rPr>
          <w:t xml:space="preserve">With the Function loaded enter the following values in the field Filter: </w:t>
        </w:r>
        <w:proofErr w:type="spellStart"/>
        <w:r w:rsidRPr="004351BE">
          <w:rPr>
            <w:rFonts w:ascii="Calibri" w:eastAsia="Times New Roman" w:hAnsi="Calibri" w:cs="Calibri"/>
            <w:color w:val="000000"/>
            <w:sz w:val="32"/>
            <w:szCs w:val="32"/>
          </w:rPr>
          <w:t>appname</w:t>
        </w:r>
        <w:proofErr w:type="spellEnd"/>
        <w:r w:rsidRPr="004351BE">
          <w:rPr>
            <w:rFonts w:ascii="Calibri" w:eastAsia="Times New Roman" w:hAnsi="Calibri" w:cs="Calibri"/>
            <w:color w:val="000000"/>
            <w:sz w:val="32"/>
            <w:szCs w:val="32"/>
          </w:rPr>
          <w:t>==’</w:t>
        </w:r>
        <w:proofErr w:type="spellStart"/>
        <w:r w:rsidRPr="004351BE">
          <w:rPr>
            <w:rFonts w:ascii="Calibri" w:eastAsia="Times New Roman" w:hAnsi="Calibri" w:cs="Calibri"/>
            <w:color w:val="000000"/>
            <w:sz w:val="32"/>
            <w:szCs w:val="32"/>
          </w:rPr>
          <w:t>itaque</w:t>
        </w:r>
        <w:proofErr w:type="spellEnd"/>
        <w:r w:rsidRPr="004351BE">
          <w:rPr>
            <w:rFonts w:ascii="Calibri" w:eastAsia="Times New Roman" w:hAnsi="Calibri" w:cs="Calibri"/>
            <w:color w:val="000000"/>
            <w:sz w:val="32"/>
            <w:szCs w:val="32"/>
          </w:rPr>
          <w:t>’</w:t>
        </w:r>
      </w:ins>
    </w:p>
    <w:p w14:paraId="46A87C37" w14:textId="77777777" w:rsidR="004351BE" w:rsidRPr="004351BE" w:rsidRDefault="004351BE" w:rsidP="004351BE">
      <w:pPr>
        <w:rPr>
          <w:ins w:id="211" w:author="Peck, Steve" w:date="2022-03-30T20:40:00Z"/>
          <w:rFonts w:ascii="Calibri" w:eastAsia="Times New Roman" w:hAnsi="Calibri" w:cs="Calibri"/>
          <w:color w:val="000000"/>
          <w:sz w:val="27"/>
          <w:szCs w:val="27"/>
        </w:rPr>
      </w:pPr>
      <w:ins w:id="212" w:author="Peck, Steve" w:date="2022-03-30T20:40:00Z">
        <w:r w:rsidRPr="004351BE">
          <w:rPr>
            <w:rFonts w:ascii="Calibri" w:eastAsia="Times New Roman" w:hAnsi="Calibri" w:cs="Calibri"/>
            <w:color w:val="000000"/>
            <w:sz w:val="32"/>
            <w:szCs w:val="32"/>
          </w:rPr>
          <w:t> </w:t>
        </w:r>
      </w:ins>
    </w:p>
    <w:p w14:paraId="48B22D69" w14:textId="19F64DF0" w:rsidR="004351BE" w:rsidRPr="004351BE" w:rsidRDefault="004351BE" w:rsidP="004351BE">
      <w:pPr>
        <w:rPr>
          <w:ins w:id="213" w:author="Peck, Steve" w:date="2022-03-30T20:40:00Z"/>
          <w:rFonts w:ascii="Calibri" w:eastAsia="Times New Roman" w:hAnsi="Calibri" w:cs="Calibri"/>
          <w:color w:val="000000"/>
          <w:sz w:val="27"/>
          <w:szCs w:val="27"/>
        </w:rPr>
      </w:pPr>
      <w:ins w:id="214"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"/var/folders/0q/x3mq5r5x58ld64pkyg88spq80000gq/T/com.microsoft.Word/WebArchiveCopyPasteTempFiles/cid4040900425*image018.png@01D8445A.B07172C0"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170BFC00" wp14:editId="354101FE">
              <wp:extent cx="5943600" cy="197294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7684F067" w14:textId="77777777" w:rsidR="004351BE" w:rsidRPr="004351BE" w:rsidRDefault="004351BE" w:rsidP="004351BE">
      <w:pPr>
        <w:rPr>
          <w:ins w:id="215" w:author="Peck, Steve" w:date="2022-03-30T20:40:00Z"/>
          <w:rFonts w:ascii="Calibri" w:eastAsia="Times New Roman" w:hAnsi="Calibri" w:cs="Calibri"/>
          <w:color w:val="000000"/>
          <w:sz w:val="27"/>
          <w:szCs w:val="27"/>
        </w:rPr>
      </w:pPr>
      <w:ins w:id="216" w:author="Peck, Steve" w:date="2022-03-30T20:40:00Z">
        <w:r w:rsidRPr="004351BE">
          <w:rPr>
            <w:rFonts w:ascii="Calibri" w:eastAsia="Times New Roman" w:hAnsi="Calibri" w:cs="Calibri"/>
            <w:color w:val="000000"/>
            <w:sz w:val="32"/>
            <w:szCs w:val="32"/>
          </w:rPr>
          <w:t> </w:t>
        </w:r>
      </w:ins>
    </w:p>
    <w:p w14:paraId="6507A8C2" w14:textId="518DF3AD" w:rsidR="004351BE" w:rsidRPr="004351BE" w:rsidRDefault="004351BE" w:rsidP="004351BE">
      <w:pPr>
        <w:rPr>
          <w:rFonts w:ascii="Calibri" w:eastAsia="Times New Roman" w:hAnsi="Calibri" w:cs="Calibri"/>
          <w:color w:val="000000"/>
          <w:sz w:val="27"/>
          <w:szCs w:val="27"/>
        </w:rPr>
      </w:pPr>
      <w:ins w:id="217" w:author="Peck, Steve" w:date="2022-03-30T20:40:00Z">
        <w:r w:rsidRPr="004351BE">
          <w:rPr>
            <w:rFonts w:ascii="Calibri" w:eastAsia="Times New Roman" w:hAnsi="Calibri" w:cs="Calibri"/>
            <w:color w:val="000000"/>
            <w:sz w:val="32"/>
            <w:szCs w:val="32"/>
          </w:rPr>
          <w:t>Note the events matching the filter in the Drop function are greyed</w:t>
        </w:r>
      </w:ins>
      <w:r w:rsidRPr="004351BE">
        <w:rPr>
          <w:rFonts w:ascii="Calibri" w:eastAsia="Times New Roman" w:hAnsi="Calibri" w:cs="Calibri"/>
          <w:color w:val="000000"/>
          <w:sz w:val="32"/>
          <w:szCs w:val="32"/>
        </w:rPr>
        <w:t xml:space="preserve"> out </w:t>
      </w:r>
      <w:ins w:id="218" w:author="Peck, Steve" w:date="2022-03-30T20:40:00Z">
        <w:r w:rsidRPr="004351BE">
          <w:rPr>
            <w:rFonts w:ascii="Calibri" w:eastAsia="Times New Roman" w:hAnsi="Calibri" w:cs="Calibri"/>
            <w:color w:val="000000"/>
            <w:sz w:val="32"/>
            <w:szCs w:val="32"/>
          </w:rPr>
          <w:t xml:space="preserve">and not send </w:t>
        </w:r>
      </w:ins>
      <w:r w:rsidRPr="004351BE">
        <w:rPr>
          <w:rFonts w:ascii="Calibri" w:eastAsia="Times New Roman" w:hAnsi="Calibri" w:cs="Calibri"/>
          <w:color w:val="000000"/>
          <w:sz w:val="32"/>
          <w:szCs w:val="32"/>
        </w:rPr>
        <w:t xml:space="preserve">to </w:t>
      </w:r>
      <w:del w:id="219" w:author="Peck, Steve" w:date="2022-03-30T20:40:00Z">
        <w:r w:rsidR="00015715" w:rsidRPr="00015715">
          <w:rPr>
            <w:rFonts w:ascii="Calibri" w:eastAsia="Times New Roman" w:hAnsi="Calibri" w:cs="Calibri"/>
            <w:color w:val="000000"/>
            <w:sz w:val="32"/>
            <w:szCs w:val="32"/>
          </w:rPr>
          <w:delText>a</w:delText>
        </w:r>
      </w:del>
      <w:ins w:id="220" w:author="Peck, Steve" w:date="2022-03-30T20:40:00Z">
        <w:r w:rsidRPr="004351BE">
          <w:rPr>
            <w:rFonts w:ascii="Calibri" w:eastAsia="Times New Roman" w:hAnsi="Calibri" w:cs="Calibri"/>
            <w:color w:val="000000"/>
            <w:sz w:val="32"/>
            <w:szCs w:val="32"/>
          </w:rPr>
          <w:t>the</w:t>
        </w:r>
      </w:ins>
      <w:r w:rsidRPr="004351BE">
        <w:rPr>
          <w:rFonts w:ascii="Calibri" w:eastAsia="Times New Roman" w:hAnsi="Calibri" w:cs="Calibri"/>
          <w:color w:val="000000"/>
          <w:sz w:val="32"/>
          <w:szCs w:val="32"/>
        </w:rPr>
        <w:t xml:space="preserve"> destination</w:t>
      </w:r>
      <w:ins w:id="221" w:author="Peck, Steve" w:date="2022-03-30T20:40:00Z">
        <w:r w:rsidRPr="004351BE">
          <w:rPr>
            <w:rFonts w:ascii="Calibri" w:eastAsia="Times New Roman" w:hAnsi="Calibri" w:cs="Calibri"/>
            <w:color w:val="000000"/>
            <w:sz w:val="32"/>
            <w:szCs w:val="32"/>
          </w:rPr>
          <w:t xml:space="preserve"> reducing the number of events. </w:t>
        </w:r>
      </w:ins>
    </w:p>
    <w:p w14:paraId="71E218BA" w14:textId="77777777" w:rsidR="004351BE" w:rsidRPr="004351BE" w:rsidRDefault="004351BE" w:rsidP="004351BE">
      <w:pPr>
        <w:rPr>
          <w:ins w:id="222" w:author="Peck, Steve" w:date="2022-03-30T20:40:00Z"/>
          <w:rFonts w:ascii="Calibri" w:eastAsia="Times New Roman" w:hAnsi="Calibri" w:cs="Calibri"/>
          <w:color w:val="000000"/>
          <w:sz w:val="27"/>
          <w:szCs w:val="27"/>
        </w:rPr>
      </w:pPr>
      <w:ins w:id="223" w:author="Peck, Steve" w:date="2022-03-30T20:40:00Z">
        <w:r w:rsidRPr="004351BE">
          <w:rPr>
            <w:rFonts w:ascii="Calibri" w:eastAsia="Times New Roman" w:hAnsi="Calibri" w:cs="Calibri"/>
            <w:color w:val="000000"/>
            <w:sz w:val="32"/>
            <w:szCs w:val="32"/>
          </w:rPr>
          <w:t>Let’s add another function to change/redact our data</w:t>
        </w:r>
      </w:ins>
    </w:p>
    <w:p w14:paraId="09DB9A40" w14:textId="77777777" w:rsidR="004351BE" w:rsidRPr="004351BE" w:rsidRDefault="004351BE" w:rsidP="004351BE">
      <w:pPr>
        <w:rPr>
          <w:ins w:id="224" w:author="Peck, Steve" w:date="2022-03-30T20:40:00Z"/>
          <w:rFonts w:ascii="Calibri" w:eastAsia="Times New Roman" w:hAnsi="Calibri" w:cs="Calibri"/>
          <w:color w:val="000000"/>
          <w:sz w:val="27"/>
          <w:szCs w:val="27"/>
        </w:rPr>
      </w:pPr>
      <w:ins w:id="225" w:author="Peck, Steve" w:date="2022-03-30T20:40:00Z">
        <w:r w:rsidRPr="004351BE">
          <w:rPr>
            <w:rFonts w:ascii="Calibri" w:eastAsia="Times New Roman" w:hAnsi="Calibri" w:cs="Calibri"/>
            <w:color w:val="000000"/>
            <w:sz w:val="32"/>
            <w:szCs w:val="32"/>
          </w:rPr>
          <w:t>From the top bar on the left pane click on the “+ Function” button and select Standard/Rename or type Rename in the mini search bar and click on the result. </w:t>
        </w:r>
      </w:ins>
    </w:p>
    <w:p w14:paraId="48B93455" w14:textId="77777777" w:rsidR="004351BE" w:rsidRPr="004351BE" w:rsidRDefault="004351BE" w:rsidP="004351BE">
      <w:pPr>
        <w:rPr>
          <w:ins w:id="226" w:author="Peck, Steve" w:date="2022-03-30T20:40:00Z"/>
          <w:rFonts w:ascii="Calibri" w:eastAsia="Times New Roman" w:hAnsi="Calibri" w:cs="Calibri"/>
          <w:color w:val="000000"/>
          <w:sz w:val="27"/>
          <w:szCs w:val="27"/>
        </w:rPr>
      </w:pPr>
      <w:ins w:id="227" w:author="Peck, Steve" w:date="2022-03-30T20:40:00Z">
        <w:r w:rsidRPr="004351BE">
          <w:rPr>
            <w:rFonts w:ascii="Calibri" w:eastAsia="Times New Roman" w:hAnsi="Calibri" w:cs="Calibri"/>
            <w:color w:val="000000"/>
            <w:sz w:val="32"/>
            <w:szCs w:val="32"/>
          </w:rPr>
          <w:lastRenderedPageBreak/>
          <w:t>In the Function click the “+ Add field” button</w:t>
        </w:r>
      </w:ins>
    </w:p>
    <w:p w14:paraId="04198BBB" w14:textId="77777777" w:rsidR="004351BE" w:rsidRPr="004351BE" w:rsidRDefault="004351BE" w:rsidP="004351BE">
      <w:pPr>
        <w:rPr>
          <w:ins w:id="228" w:author="Peck, Steve" w:date="2022-03-30T20:40:00Z"/>
          <w:rFonts w:ascii="Calibri" w:eastAsia="Times New Roman" w:hAnsi="Calibri" w:cs="Calibri"/>
          <w:color w:val="000000"/>
          <w:sz w:val="27"/>
          <w:szCs w:val="27"/>
        </w:rPr>
      </w:pPr>
      <w:ins w:id="229" w:author="Peck, Steve" w:date="2022-03-30T20:40:00Z">
        <w:r w:rsidRPr="004351BE">
          <w:rPr>
            <w:rFonts w:ascii="Calibri" w:eastAsia="Times New Roman" w:hAnsi="Calibri" w:cs="Calibri"/>
            <w:color w:val="000000"/>
            <w:sz w:val="32"/>
            <w:szCs w:val="32"/>
          </w:rPr>
          <w:t xml:space="preserve">Within the Rename fields group </w:t>
        </w:r>
        <w:proofErr w:type="gramStart"/>
        <w:r w:rsidRPr="004351BE">
          <w:rPr>
            <w:rFonts w:ascii="Calibri" w:eastAsia="Times New Roman" w:hAnsi="Calibri" w:cs="Calibri"/>
            <w:color w:val="000000"/>
            <w:sz w:val="32"/>
            <w:szCs w:val="32"/>
          </w:rPr>
          <w:t xml:space="preserve">type  </w:t>
        </w:r>
        <w:proofErr w:type="spellStart"/>
        <w:r w:rsidRPr="004351BE">
          <w:rPr>
            <w:rFonts w:ascii="Calibri" w:eastAsia="Times New Roman" w:hAnsi="Calibri" w:cs="Calibri"/>
            <w:color w:val="000000"/>
            <w:sz w:val="32"/>
            <w:szCs w:val="32"/>
          </w:rPr>
          <w:t>facilityName</w:t>
        </w:r>
        <w:proofErr w:type="spellEnd"/>
        <w:proofErr w:type="gramEnd"/>
        <w:r w:rsidRPr="004351BE">
          <w:rPr>
            <w:rFonts w:ascii="Calibri" w:eastAsia="Times New Roman" w:hAnsi="Calibri" w:cs="Calibri"/>
            <w:color w:val="000000"/>
            <w:sz w:val="32"/>
            <w:szCs w:val="32"/>
          </w:rPr>
          <w:t xml:space="preserve"> in the Current name and </w:t>
        </w:r>
        <w:proofErr w:type="spellStart"/>
        <w:r w:rsidRPr="004351BE">
          <w:rPr>
            <w:rFonts w:ascii="Calibri" w:eastAsia="Times New Roman" w:hAnsi="Calibri" w:cs="Calibri"/>
            <w:color w:val="000000"/>
            <w:sz w:val="32"/>
            <w:szCs w:val="32"/>
          </w:rPr>
          <w:t>NEW_facility_Name</w:t>
        </w:r>
        <w:proofErr w:type="spellEnd"/>
        <w:r w:rsidRPr="004351BE">
          <w:rPr>
            <w:rFonts w:ascii="Calibri" w:eastAsia="Times New Roman" w:hAnsi="Calibri" w:cs="Calibri"/>
            <w:color w:val="000000"/>
            <w:sz w:val="32"/>
            <w:szCs w:val="32"/>
          </w:rPr>
          <w:t xml:space="preserve"> in the New Name fields</w:t>
        </w:r>
      </w:ins>
    </w:p>
    <w:p w14:paraId="63123928" w14:textId="77777777" w:rsidR="004351BE" w:rsidRPr="004351BE" w:rsidRDefault="004351BE" w:rsidP="004351BE">
      <w:pPr>
        <w:rPr>
          <w:ins w:id="230" w:author="Peck, Steve" w:date="2022-03-30T20:40:00Z"/>
          <w:rFonts w:ascii="Calibri" w:eastAsia="Times New Roman" w:hAnsi="Calibri" w:cs="Calibri"/>
          <w:color w:val="000000"/>
          <w:sz w:val="27"/>
          <w:szCs w:val="27"/>
        </w:rPr>
      </w:pPr>
      <w:ins w:id="231" w:author="Peck, Steve" w:date="2022-03-30T20:40:00Z">
        <w:r w:rsidRPr="004351BE">
          <w:rPr>
            <w:rFonts w:ascii="Calibri" w:eastAsia="Times New Roman" w:hAnsi="Calibri" w:cs="Calibri"/>
            <w:color w:val="000000"/>
            <w:sz w:val="32"/>
            <w:szCs w:val="32"/>
          </w:rPr>
          <w:t>Click Save</w:t>
        </w:r>
      </w:ins>
    </w:p>
    <w:p w14:paraId="4D27A486" w14:textId="77777777" w:rsidR="004351BE" w:rsidRPr="004351BE" w:rsidRDefault="004351BE" w:rsidP="004351BE">
      <w:pPr>
        <w:rPr>
          <w:ins w:id="232" w:author="Peck, Steve" w:date="2022-03-30T20:40:00Z"/>
          <w:rFonts w:ascii="Calibri" w:eastAsia="Times New Roman" w:hAnsi="Calibri" w:cs="Calibri"/>
          <w:color w:val="000000"/>
          <w:sz w:val="27"/>
          <w:szCs w:val="27"/>
        </w:rPr>
      </w:pPr>
      <w:ins w:id="233" w:author="Peck, Steve" w:date="2022-03-30T20:40:00Z">
        <w:r w:rsidRPr="004351BE">
          <w:rPr>
            <w:rFonts w:ascii="Calibri" w:eastAsia="Times New Roman" w:hAnsi="Calibri" w:cs="Calibri"/>
            <w:color w:val="000000"/>
            <w:sz w:val="32"/>
            <w:szCs w:val="32"/>
          </w:rPr>
          <w:t xml:space="preserve">Observe the results on the right pane with the syslog_sample.log file </w:t>
        </w:r>
        <w:proofErr w:type="gramStart"/>
        <w:r w:rsidRPr="004351BE">
          <w:rPr>
            <w:rFonts w:ascii="Calibri" w:eastAsia="Times New Roman" w:hAnsi="Calibri" w:cs="Calibri"/>
            <w:color w:val="000000"/>
            <w:sz w:val="32"/>
            <w:szCs w:val="32"/>
          </w:rPr>
          <w:t>selected</w:t>
        </w:r>
        <w:proofErr w:type="gramEnd"/>
        <w:r w:rsidRPr="004351BE">
          <w:rPr>
            <w:rFonts w:ascii="Calibri" w:eastAsia="Times New Roman" w:hAnsi="Calibri" w:cs="Calibri"/>
            <w:color w:val="000000"/>
            <w:sz w:val="32"/>
            <w:szCs w:val="32"/>
          </w:rPr>
          <w:t xml:space="preserve"> and the OUT button enabled</w:t>
        </w:r>
      </w:ins>
    </w:p>
    <w:p w14:paraId="04DF7F3A" w14:textId="77777777" w:rsidR="004351BE" w:rsidRPr="004351BE" w:rsidRDefault="004351BE" w:rsidP="004351BE">
      <w:pPr>
        <w:rPr>
          <w:ins w:id="234" w:author="Peck, Steve" w:date="2022-03-30T20:40:00Z"/>
          <w:rFonts w:ascii="Calibri" w:eastAsia="Times New Roman" w:hAnsi="Calibri" w:cs="Calibri"/>
          <w:color w:val="000000"/>
          <w:sz w:val="27"/>
          <w:szCs w:val="27"/>
        </w:rPr>
      </w:pPr>
      <w:ins w:id="235" w:author="Peck, Steve" w:date="2022-03-30T20:40:00Z">
        <w:r w:rsidRPr="004351BE">
          <w:rPr>
            <w:rFonts w:ascii="Calibri" w:eastAsia="Times New Roman" w:hAnsi="Calibri" w:cs="Calibri"/>
            <w:color w:val="000000"/>
            <w:sz w:val="32"/>
            <w:szCs w:val="32"/>
          </w:rPr>
          <w:t> </w:t>
        </w:r>
      </w:ins>
    </w:p>
    <w:p w14:paraId="0D207FAF" w14:textId="4999945A" w:rsidR="004351BE" w:rsidRPr="004351BE" w:rsidRDefault="004351BE" w:rsidP="004351BE">
      <w:pPr>
        <w:rPr>
          <w:ins w:id="236" w:author="Peck, Steve" w:date="2022-03-30T20:40:00Z"/>
          <w:rFonts w:ascii="Calibri" w:eastAsia="Times New Roman" w:hAnsi="Calibri" w:cs="Calibri"/>
          <w:color w:val="000000"/>
          <w:sz w:val="27"/>
          <w:szCs w:val="27"/>
        </w:rPr>
      </w:pPr>
      <w:ins w:id="237" w:author="Peck, Steve" w:date="2022-03-30T20:40:00Z">
        <w:r w:rsidRPr="004351BE">
          <w:rPr>
            <w:rFonts w:ascii="Calibri" w:eastAsia="Times New Roman" w:hAnsi="Calibri" w:cs="Calibri"/>
            <w:color w:val="000000"/>
            <w:sz w:val="32"/>
            <w:szCs w:val="32"/>
          </w:rPr>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"/var/folders/0q/x3mq5r5x58ld64pkyg88spq80000gq/T/com.microsoft.Word/WebArchiveCopyPasteTempFiles/cid4040900425*image019.png@01D8445A.B07172C0"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41CF46D2" wp14:editId="11461B7F">
              <wp:extent cx="5943600" cy="1573530"/>
              <wp:effectExtent l="0" t="0" r="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73530"/>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32CF051D" w14:textId="77777777" w:rsidR="004351BE" w:rsidRPr="004351BE" w:rsidRDefault="004351BE" w:rsidP="004351BE">
      <w:pPr>
        <w:rPr>
          <w:ins w:id="238" w:author="Peck, Steve" w:date="2022-03-30T20:40:00Z"/>
          <w:rFonts w:ascii="Calibri" w:eastAsia="Times New Roman" w:hAnsi="Calibri" w:cs="Calibri"/>
          <w:color w:val="000000"/>
          <w:sz w:val="27"/>
          <w:szCs w:val="27"/>
        </w:rPr>
      </w:pPr>
      <w:ins w:id="239" w:author="Peck, Steve" w:date="2022-03-30T20:40:00Z">
        <w:r w:rsidRPr="004351BE">
          <w:rPr>
            <w:rFonts w:ascii="Calibri" w:eastAsia="Times New Roman" w:hAnsi="Calibri" w:cs="Calibri"/>
            <w:color w:val="000000"/>
            <w:sz w:val="32"/>
            <w:szCs w:val="32"/>
          </w:rPr>
          <w:t> </w:t>
        </w:r>
      </w:ins>
    </w:p>
    <w:p w14:paraId="4B03E747" w14:textId="77777777" w:rsidR="004351BE" w:rsidRPr="004351BE" w:rsidRDefault="004351BE" w:rsidP="004351BE">
      <w:pPr>
        <w:rPr>
          <w:ins w:id="240" w:author="Peck, Steve" w:date="2022-03-30T20:40:00Z"/>
          <w:rFonts w:ascii="Calibri" w:eastAsia="Times New Roman" w:hAnsi="Calibri" w:cs="Calibri"/>
          <w:color w:val="000000"/>
          <w:sz w:val="27"/>
          <w:szCs w:val="27"/>
        </w:rPr>
      </w:pPr>
      <w:ins w:id="241" w:author="Peck, Steve" w:date="2022-03-30T20:40:00Z">
        <w:r w:rsidRPr="004351BE">
          <w:rPr>
            <w:rFonts w:ascii="Calibri" w:eastAsia="Times New Roman" w:hAnsi="Calibri" w:cs="Calibri"/>
            <w:color w:val="000000"/>
            <w:sz w:val="32"/>
            <w:szCs w:val="32"/>
          </w:rPr>
          <w:t>Now we have defined a Pipeline we need to attach it to a Route.</w:t>
        </w:r>
        <w:r w:rsidRPr="004351BE">
          <w:rPr>
            <w:rFonts w:ascii="Calibri" w:eastAsia="Times New Roman" w:hAnsi="Calibri" w:cs="Calibri"/>
            <w:color w:val="000000"/>
            <w:sz w:val="32"/>
            <w:szCs w:val="32"/>
          </w:rPr>
          <w:br/>
        </w:r>
        <w:r w:rsidRPr="004351BE">
          <w:rPr>
            <w:rFonts w:ascii="Calibri" w:eastAsia="Times New Roman" w:hAnsi="Calibri" w:cs="Calibri"/>
            <w:color w:val="000000"/>
            <w:sz w:val="32"/>
            <w:szCs w:val="32"/>
          </w:rPr>
          <w:br/>
        </w:r>
      </w:ins>
    </w:p>
    <w:p w14:paraId="6FCC5C0B" w14:textId="77777777" w:rsidR="004351BE" w:rsidRPr="004351BE" w:rsidRDefault="004351BE" w:rsidP="004351BE">
      <w:pPr>
        <w:rPr>
          <w:ins w:id="242" w:author="Peck, Steve" w:date="2022-03-30T20:40:00Z"/>
          <w:rFonts w:ascii="Calibri" w:eastAsia="Times New Roman" w:hAnsi="Calibri" w:cs="Calibri"/>
          <w:color w:val="000000"/>
          <w:sz w:val="27"/>
          <w:szCs w:val="27"/>
        </w:rPr>
      </w:pPr>
      <w:ins w:id="243" w:author="Peck, Steve" w:date="2022-03-30T20:40:00Z">
        <w:r w:rsidRPr="004351BE">
          <w:rPr>
            <w:rFonts w:ascii="Calibri" w:eastAsia="Times New Roman" w:hAnsi="Calibri" w:cs="Calibri"/>
            <w:color w:val="000000"/>
            <w:sz w:val="32"/>
            <w:szCs w:val="32"/>
          </w:rPr>
          <w:t>5.      Add a Pipeline to the Route</w:t>
        </w:r>
      </w:ins>
    </w:p>
    <w:p w14:paraId="0DF3F641" w14:textId="77777777" w:rsidR="004351BE" w:rsidRPr="004351BE" w:rsidRDefault="004351BE" w:rsidP="004351BE">
      <w:pPr>
        <w:rPr>
          <w:ins w:id="244" w:author="Peck, Steve" w:date="2022-03-30T20:40:00Z"/>
          <w:rFonts w:ascii="Calibri" w:eastAsia="Times New Roman" w:hAnsi="Calibri" w:cs="Calibri"/>
          <w:color w:val="000000"/>
          <w:sz w:val="27"/>
          <w:szCs w:val="27"/>
        </w:rPr>
      </w:pPr>
      <w:ins w:id="245" w:author="Peck, Steve" w:date="2022-03-30T20:40:00Z">
        <w:r w:rsidRPr="004351BE">
          <w:rPr>
            <w:rFonts w:ascii="Calibri" w:eastAsia="Times New Roman" w:hAnsi="Calibri" w:cs="Calibri"/>
            <w:color w:val="000000"/>
            <w:sz w:val="32"/>
            <w:szCs w:val="32"/>
          </w:rPr>
          <w:t xml:space="preserve">On the left pane within your </w:t>
        </w:r>
        <w:proofErr w:type="spellStart"/>
        <w:r w:rsidRPr="004351BE">
          <w:rPr>
            <w:rFonts w:ascii="Calibri" w:eastAsia="Times New Roman" w:hAnsi="Calibri" w:cs="Calibri"/>
            <w:color w:val="000000"/>
            <w:sz w:val="32"/>
            <w:szCs w:val="32"/>
          </w:rPr>
          <w:t>Splunk_test</w:t>
        </w:r>
        <w:proofErr w:type="spellEnd"/>
        <w:r w:rsidRPr="004351BE">
          <w:rPr>
            <w:rFonts w:ascii="Calibri" w:eastAsia="Times New Roman" w:hAnsi="Calibri" w:cs="Calibri"/>
            <w:color w:val="000000"/>
            <w:sz w:val="32"/>
            <w:szCs w:val="32"/>
          </w:rPr>
          <w:t xml:space="preserve"> Pipeline, click on the top left link “Attach to Route”</w:t>
        </w:r>
      </w:ins>
    </w:p>
    <w:p w14:paraId="633AD096" w14:textId="77777777" w:rsidR="004351BE" w:rsidRPr="004351BE" w:rsidRDefault="004351BE" w:rsidP="004351BE">
      <w:pPr>
        <w:rPr>
          <w:ins w:id="246" w:author="Peck, Steve" w:date="2022-03-30T20:40:00Z"/>
          <w:rFonts w:ascii="Calibri" w:eastAsia="Times New Roman" w:hAnsi="Calibri" w:cs="Calibri"/>
          <w:color w:val="000000"/>
          <w:sz w:val="27"/>
          <w:szCs w:val="27"/>
        </w:rPr>
      </w:pPr>
      <w:ins w:id="247" w:author="Peck, Steve" w:date="2022-03-30T20:40:00Z">
        <w:r w:rsidRPr="004351BE">
          <w:rPr>
            <w:rFonts w:ascii="Calibri" w:eastAsia="Times New Roman" w:hAnsi="Calibri" w:cs="Calibri"/>
            <w:color w:val="000000"/>
            <w:sz w:val="32"/>
            <w:szCs w:val="32"/>
          </w:rPr>
          <w:t xml:space="preserve">You will be brought to the Routes list. Select the </w:t>
        </w:r>
        <w:proofErr w:type="spellStart"/>
        <w:r w:rsidRPr="004351BE">
          <w:rPr>
            <w:rFonts w:ascii="Calibri" w:eastAsia="Times New Roman" w:hAnsi="Calibri" w:cs="Calibri"/>
            <w:color w:val="000000"/>
            <w:sz w:val="32"/>
            <w:szCs w:val="32"/>
          </w:rPr>
          <w:t>Syslog_to_Splunk</w:t>
        </w:r>
        <w:proofErr w:type="spellEnd"/>
        <w:r w:rsidRPr="004351BE">
          <w:rPr>
            <w:rFonts w:ascii="Calibri" w:eastAsia="Times New Roman" w:hAnsi="Calibri" w:cs="Calibri"/>
            <w:color w:val="000000"/>
            <w:sz w:val="32"/>
            <w:szCs w:val="32"/>
          </w:rPr>
          <w:t xml:space="preserve"> </w:t>
        </w:r>
        <w:proofErr w:type="spellStart"/>
        <w:r w:rsidRPr="004351BE">
          <w:rPr>
            <w:rFonts w:ascii="Calibri" w:eastAsia="Times New Roman" w:hAnsi="Calibri" w:cs="Calibri"/>
            <w:color w:val="000000"/>
            <w:sz w:val="32"/>
            <w:szCs w:val="32"/>
          </w:rPr>
          <w:t>Ruote</w:t>
        </w:r>
        <w:proofErr w:type="spellEnd"/>
        <w:r w:rsidRPr="004351BE">
          <w:rPr>
            <w:rFonts w:ascii="Calibri" w:eastAsia="Times New Roman" w:hAnsi="Calibri" w:cs="Calibri"/>
            <w:color w:val="000000"/>
            <w:sz w:val="32"/>
            <w:szCs w:val="32"/>
          </w:rPr>
          <w:t xml:space="preserve"> (created by you earlier)</w:t>
        </w:r>
      </w:ins>
    </w:p>
    <w:p w14:paraId="6260F470" w14:textId="77777777" w:rsidR="004351BE" w:rsidRPr="004351BE" w:rsidRDefault="004351BE" w:rsidP="004351BE">
      <w:pPr>
        <w:rPr>
          <w:ins w:id="248" w:author="Peck, Steve" w:date="2022-03-30T20:40:00Z"/>
          <w:rFonts w:ascii="Calibri" w:eastAsia="Times New Roman" w:hAnsi="Calibri" w:cs="Calibri"/>
          <w:color w:val="000000"/>
          <w:sz w:val="27"/>
          <w:szCs w:val="27"/>
        </w:rPr>
      </w:pPr>
      <w:ins w:id="249" w:author="Peck, Steve" w:date="2022-03-30T20:40:00Z">
        <w:r w:rsidRPr="004351BE">
          <w:rPr>
            <w:rFonts w:ascii="Calibri" w:eastAsia="Times New Roman" w:hAnsi="Calibri" w:cs="Calibri"/>
            <w:color w:val="000000"/>
            <w:sz w:val="32"/>
            <w:szCs w:val="32"/>
          </w:rPr>
          <w:t xml:space="preserve">In Pipeline select </w:t>
        </w:r>
        <w:proofErr w:type="spellStart"/>
        <w:r w:rsidRPr="004351BE">
          <w:rPr>
            <w:rFonts w:ascii="Calibri" w:eastAsia="Times New Roman" w:hAnsi="Calibri" w:cs="Calibri"/>
            <w:color w:val="000000"/>
            <w:sz w:val="32"/>
            <w:szCs w:val="32"/>
          </w:rPr>
          <w:t>Splunk_test</w:t>
        </w:r>
        <w:proofErr w:type="spellEnd"/>
      </w:ins>
    </w:p>
    <w:p w14:paraId="3C8E66BF" w14:textId="77777777" w:rsidR="004351BE" w:rsidRPr="004351BE" w:rsidRDefault="004351BE" w:rsidP="004351BE">
      <w:pPr>
        <w:rPr>
          <w:ins w:id="250" w:author="Peck, Steve" w:date="2022-03-30T20:40:00Z"/>
          <w:rFonts w:ascii="Calibri" w:eastAsia="Times New Roman" w:hAnsi="Calibri" w:cs="Calibri"/>
          <w:color w:val="000000"/>
          <w:sz w:val="27"/>
          <w:szCs w:val="27"/>
        </w:rPr>
      </w:pPr>
      <w:ins w:id="251" w:author="Peck, Steve" w:date="2022-03-30T20:40:00Z">
        <w:r w:rsidRPr="004351BE">
          <w:rPr>
            <w:rFonts w:ascii="Calibri" w:eastAsia="Times New Roman" w:hAnsi="Calibri" w:cs="Calibri"/>
            <w:color w:val="000000"/>
            <w:sz w:val="32"/>
            <w:szCs w:val="32"/>
          </w:rPr>
          <w:t> </w:t>
        </w:r>
      </w:ins>
    </w:p>
    <w:p w14:paraId="3E08831B" w14:textId="4DCA19C0" w:rsidR="004351BE" w:rsidRPr="004351BE" w:rsidRDefault="004351BE" w:rsidP="004351BE">
      <w:pPr>
        <w:rPr>
          <w:rFonts w:ascii="Calibri" w:eastAsia="Times New Roman" w:hAnsi="Calibri" w:cs="Calibri"/>
          <w:color w:val="000000"/>
          <w:sz w:val="27"/>
          <w:szCs w:val="27"/>
        </w:rPr>
      </w:pPr>
      <w:moveToRangeStart w:id="252" w:author="Peck, Steve" w:date="2022-03-30T20:40:00Z" w:name="move99565236"/>
      <w:moveTo w:id="253" w:author="Peck, Steve" w:date="2022-03-30T20:40:00Z">
        <w:r w:rsidRPr="004351BE">
          <w:rPr>
            <w:rFonts w:ascii="Calibri" w:eastAsia="Times New Roman" w:hAnsi="Calibri" w:cs="Calibri"/>
            <w:color w:val="000000"/>
            <w:sz w:val="32"/>
            <w:szCs w:val="32"/>
          </w:rPr>
          <w:t>6.  </w:t>
        </w:r>
      </w:moveTo>
      <w:moveFromRangeStart w:id="254" w:author="Peck, Steve" w:date="2022-03-30T20:40:00Z" w:name="move99565237"/>
      <w:moveToRangeEnd w:id="252"/>
      <w:moveFrom w:id="255" w:author="Peck, Steve" w:date="2022-03-30T20:40:00Z">
        <w:r w:rsidRPr="004351BE">
          <w:rPr>
            <w:rFonts w:ascii="Calibri" w:eastAsia="Times New Roman" w:hAnsi="Calibri" w:cs="Calibri"/>
            <w:color w:val="000000"/>
            <w:sz w:val="32"/>
            <w:szCs w:val="32"/>
          </w:rPr>
          <w:t>7.  </w:t>
        </w:r>
      </w:moveFrom>
      <w:moveFromRangeEnd w:id="254"/>
      <w:ins w:id="256"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Apply the destination to the Route</w:t>
      </w:r>
    </w:p>
    <w:p w14:paraId="679A74DA" w14:textId="5D4AB5C9" w:rsidR="004351BE" w:rsidRPr="004351BE" w:rsidRDefault="000778FF" w:rsidP="004351BE">
      <w:pPr>
        <w:rPr>
          <w:ins w:id="257" w:author="Peck, Steve" w:date="2022-03-30T20:40:00Z"/>
          <w:rFonts w:ascii="Calibri" w:eastAsia="Times New Roman" w:hAnsi="Calibri" w:cs="Calibri"/>
          <w:color w:val="000000"/>
          <w:sz w:val="27"/>
          <w:szCs w:val="27"/>
        </w:rPr>
      </w:pPr>
      <w:del w:id="258" w:author="Peck, Steve" w:date="2022-03-30T20:40:00Z">
        <w:r>
          <w:rPr>
            <w:rFonts w:ascii="Calibri" w:eastAsia="Times New Roman" w:hAnsi="Calibri" w:cs="Calibri"/>
            <w:color w:val="000000"/>
            <w:sz w:val="32"/>
            <w:szCs w:val="32"/>
          </w:rPr>
          <w:delText>7</w:delText>
        </w:r>
        <w:r w:rsidR="00015715" w:rsidRPr="00015715">
          <w:rPr>
            <w:rFonts w:ascii="Calibri" w:eastAsia="Times New Roman" w:hAnsi="Calibri" w:cs="Calibri"/>
            <w:color w:val="000000"/>
            <w:sz w:val="32"/>
            <w:szCs w:val="32"/>
          </w:rPr>
          <w:delText>.  </w:delText>
        </w:r>
      </w:del>
      <w:ins w:id="259" w:author="Peck, Steve" w:date="2022-03-30T20:40:00Z">
        <w:r w:rsidR="004351BE" w:rsidRPr="004351BE">
          <w:rPr>
            <w:rFonts w:ascii="Calibri" w:eastAsia="Times New Roman" w:hAnsi="Calibri" w:cs="Calibri"/>
            <w:color w:val="000000"/>
            <w:sz w:val="32"/>
            <w:szCs w:val="32"/>
          </w:rPr>
          <w:t xml:space="preserve">Now </w:t>
        </w:r>
        <w:proofErr w:type="spellStart"/>
        <w:proofErr w:type="gramStart"/>
        <w:r w:rsidR="004351BE" w:rsidRPr="004351BE">
          <w:rPr>
            <w:rFonts w:ascii="Calibri" w:eastAsia="Times New Roman" w:hAnsi="Calibri" w:cs="Calibri"/>
            <w:color w:val="000000"/>
            <w:sz w:val="32"/>
            <w:szCs w:val="32"/>
          </w:rPr>
          <w:t>lets</w:t>
        </w:r>
        <w:proofErr w:type="spellEnd"/>
        <w:proofErr w:type="gramEnd"/>
        <w:r w:rsidR="004351BE" w:rsidRPr="004351BE">
          <w:rPr>
            <w:rFonts w:ascii="Calibri" w:eastAsia="Times New Roman" w:hAnsi="Calibri" w:cs="Calibri"/>
            <w:color w:val="000000"/>
            <w:sz w:val="32"/>
            <w:szCs w:val="32"/>
          </w:rPr>
          <w:t xml:space="preserve"> apply the destination that will receive the process stream from this Route.</w:t>
        </w:r>
      </w:ins>
    </w:p>
    <w:p w14:paraId="2B81CB6E" w14:textId="77777777" w:rsidR="004351BE" w:rsidRPr="004351BE" w:rsidRDefault="004351BE" w:rsidP="004351BE">
      <w:pPr>
        <w:rPr>
          <w:ins w:id="260" w:author="Peck, Steve" w:date="2022-03-30T20:40:00Z"/>
          <w:rFonts w:ascii="Calibri" w:eastAsia="Times New Roman" w:hAnsi="Calibri" w:cs="Calibri"/>
          <w:color w:val="000000"/>
          <w:sz w:val="27"/>
          <w:szCs w:val="27"/>
        </w:rPr>
      </w:pPr>
      <w:ins w:id="261" w:author="Peck, Steve" w:date="2022-03-30T20:40:00Z">
        <w:r w:rsidRPr="004351BE">
          <w:rPr>
            <w:rFonts w:ascii="Calibri" w:eastAsia="Times New Roman" w:hAnsi="Calibri" w:cs="Calibri"/>
            <w:color w:val="000000"/>
            <w:sz w:val="32"/>
            <w:szCs w:val="32"/>
          </w:rPr>
          <w:t xml:space="preserve">From Output select </w:t>
        </w:r>
        <w:proofErr w:type="gramStart"/>
        <w:r w:rsidRPr="004351BE">
          <w:rPr>
            <w:rFonts w:ascii="Calibri" w:eastAsia="Times New Roman" w:hAnsi="Calibri" w:cs="Calibri"/>
            <w:color w:val="000000"/>
            <w:sz w:val="32"/>
            <w:szCs w:val="32"/>
          </w:rPr>
          <w:t>splunk:SplunkCriblLab</w:t>
        </w:r>
        <w:proofErr w:type="gramEnd"/>
      </w:ins>
    </w:p>
    <w:p w14:paraId="2D65F495" w14:textId="77777777" w:rsidR="004351BE" w:rsidRPr="004351BE" w:rsidRDefault="004351BE" w:rsidP="004351BE">
      <w:pPr>
        <w:rPr>
          <w:ins w:id="262" w:author="Peck, Steve" w:date="2022-03-30T20:40:00Z"/>
          <w:rFonts w:ascii="Calibri" w:eastAsia="Times New Roman" w:hAnsi="Calibri" w:cs="Calibri"/>
          <w:color w:val="000000"/>
          <w:sz w:val="27"/>
          <w:szCs w:val="27"/>
        </w:rPr>
      </w:pPr>
      <w:ins w:id="263" w:author="Peck, Steve" w:date="2022-03-30T20:40:00Z">
        <w:r w:rsidRPr="004351BE">
          <w:rPr>
            <w:rFonts w:ascii="Calibri" w:eastAsia="Times New Roman" w:hAnsi="Calibri" w:cs="Calibri"/>
            <w:color w:val="000000"/>
            <w:sz w:val="32"/>
            <w:szCs w:val="32"/>
          </w:rPr>
          <w:t>In Description enter: “Sending Syslog data to Splunk”</w:t>
        </w:r>
      </w:ins>
    </w:p>
    <w:p w14:paraId="3B64C5C1" w14:textId="77777777" w:rsidR="004351BE" w:rsidRPr="004351BE" w:rsidRDefault="004351BE" w:rsidP="004351BE">
      <w:pPr>
        <w:rPr>
          <w:ins w:id="264" w:author="Peck, Steve" w:date="2022-03-30T20:40:00Z"/>
          <w:rFonts w:ascii="Calibri" w:eastAsia="Times New Roman" w:hAnsi="Calibri" w:cs="Calibri"/>
          <w:color w:val="000000"/>
          <w:sz w:val="27"/>
          <w:szCs w:val="27"/>
        </w:rPr>
      </w:pPr>
      <w:ins w:id="265" w:author="Peck, Steve" w:date="2022-03-30T20:40:00Z">
        <w:r w:rsidRPr="004351BE">
          <w:rPr>
            <w:rFonts w:ascii="Calibri" w:eastAsia="Times New Roman" w:hAnsi="Calibri" w:cs="Calibri"/>
            <w:color w:val="000000"/>
            <w:sz w:val="32"/>
            <w:szCs w:val="32"/>
          </w:rPr>
          <w:t>Final toggle set to No</w:t>
        </w:r>
      </w:ins>
    </w:p>
    <w:p w14:paraId="24035DD9" w14:textId="77777777" w:rsidR="004351BE" w:rsidRPr="004351BE" w:rsidRDefault="004351BE" w:rsidP="004351BE">
      <w:pPr>
        <w:rPr>
          <w:ins w:id="266" w:author="Peck, Steve" w:date="2022-03-30T20:40:00Z"/>
          <w:rFonts w:ascii="Calibri" w:eastAsia="Times New Roman" w:hAnsi="Calibri" w:cs="Calibri"/>
          <w:color w:val="000000"/>
          <w:sz w:val="27"/>
          <w:szCs w:val="27"/>
        </w:rPr>
      </w:pPr>
      <w:ins w:id="267" w:author="Peck, Steve" w:date="2022-03-30T20:40:00Z">
        <w:r w:rsidRPr="004351BE">
          <w:rPr>
            <w:rFonts w:ascii="Calibri" w:eastAsia="Times New Roman" w:hAnsi="Calibri" w:cs="Calibri"/>
            <w:color w:val="000000"/>
            <w:sz w:val="32"/>
            <w:szCs w:val="32"/>
          </w:rPr>
          <w:t>Click Save</w:t>
        </w:r>
      </w:ins>
    </w:p>
    <w:p w14:paraId="3034146A" w14:textId="77777777" w:rsidR="004351BE" w:rsidRPr="004351BE" w:rsidRDefault="004351BE" w:rsidP="004351BE">
      <w:pPr>
        <w:rPr>
          <w:ins w:id="268" w:author="Peck, Steve" w:date="2022-03-30T20:40:00Z"/>
          <w:rFonts w:ascii="Calibri" w:eastAsia="Times New Roman" w:hAnsi="Calibri" w:cs="Calibri"/>
          <w:color w:val="000000"/>
          <w:sz w:val="27"/>
          <w:szCs w:val="27"/>
        </w:rPr>
      </w:pPr>
      <w:ins w:id="269" w:author="Peck, Steve" w:date="2022-03-30T20:40:00Z">
        <w:r w:rsidRPr="004351BE">
          <w:rPr>
            <w:rFonts w:ascii="Calibri" w:eastAsia="Times New Roman" w:hAnsi="Calibri" w:cs="Calibri"/>
            <w:color w:val="000000"/>
            <w:sz w:val="32"/>
            <w:szCs w:val="32"/>
          </w:rPr>
          <w:t> </w:t>
        </w:r>
      </w:ins>
    </w:p>
    <w:p w14:paraId="59000464" w14:textId="74DD88FA" w:rsidR="004351BE" w:rsidRPr="004351BE" w:rsidRDefault="004351BE" w:rsidP="004351BE">
      <w:pPr>
        <w:rPr>
          <w:ins w:id="270" w:author="Peck, Steve" w:date="2022-03-30T20:40:00Z"/>
          <w:rFonts w:ascii="Calibri" w:eastAsia="Times New Roman" w:hAnsi="Calibri" w:cs="Calibri"/>
          <w:color w:val="000000"/>
          <w:sz w:val="27"/>
          <w:szCs w:val="27"/>
        </w:rPr>
      </w:pPr>
      <w:ins w:id="271" w:author="Peck, Steve" w:date="2022-03-30T20:40:00Z">
        <w:r w:rsidRPr="004351BE">
          <w:rPr>
            <w:rFonts w:ascii="Calibri" w:eastAsia="Times New Roman" w:hAnsi="Calibri" w:cs="Calibri"/>
            <w:color w:val="000000"/>
            <w:sz w:val="32"/>
            <w:szCs w:val="32"/>
          </w:rPr>
          <w:lastRenderedPageBreak/>
          <w:fldChar w:fldCharType="begin"/>
        </w:r>
        <w:r w:rsidRPr="004351BE">
          <w:rPr>
            <w:rFonts w:ascii="Calibri" w:eastAsia="Times New Roman" w:hAnsi="Calibri" w:cs="Calibri"/>
            <w:color w:val="000000"/>
            <w:sz w:val="32"/>
            <w:szCs w:val="32"/>
          </w:rPr>
          <w:instrText xml:space="preserve"> INCLUDEPICTURE "/var/folders/0q/x3mq5r5x58ld64pkyg88spq80000gq/T/com.microsoft.Word/WebArchiveCopyPasteTempFiles/cid4040900425*image020.png@01D8445A.B07172C0" \* MERGEFORMATINET </w:instrText>
        </w:r>
        <w:r w:rsidRPr="004351BE">
          <w:rPr>
            <w:rFonts w:ascii="Calibri" w:eastAsia="Times New Roman" w:hAnsi="Calibri" w:cs="Calibri"/>
            <w:color w:val="000000"/>
            <w:sz w:val="32"/>
            <w:szCs w:val="32"/>
          </w:rPr>
          <w:fldChar w:fldCharType="separate"/>
        </w:r>
        <w:r w:rsidRPr="004351BE">
          <w:rPr>
            <w:rFonts w:ascii="Calibri" w:eastAsia="Times New Roman" w:hAnsi="Calibri" w:cs="Calibri"/>
            <w:noProof/>
            <w:color w:val="000000"/>
            <w:sz w:val="32"/>
            <w:szCs w:val="32"/>
          </w:rPr>
          <w:drawing>
            <wp:inline distT="0" distB="0" distL="0" distR="0" wp14:anchorId="47DCB051" wp14:editId="40AE2C12">
              <wp:extent cx="5943600" cy="3881120"/>
              <wp:effectExtent l="0" t="0" r="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r w:rsidRPr="004351BE">
          <w:rPr>
            <w:rFonts w:ascii="Calibri" w:eastAsia="Times New Roman" w:hAnsi="Calibri" w:cs="Calibri"/>
            <w:color w:val="000000"/>
            <w:sz w:val="32"/>
            <w:szCs w:val="32"/>
          </w:rPr>
          <w:fldChar w:fldCharType="end"/>
        </w:r>
      </w:ins>
    </w:p>
    <w:p w14:paraId="70B56105" w14:textId="77777777" w:rsidR="004351BE" w:rsidRPr="004351BE" w:rsidRDefault="004351BE" w:rsidP="004351BE">
      <w:pPr>
        <w:rPr>
          <w:ins w:id="272" w:author="Peck, Steve" w:date="2022-03-30T20:40:00Z"/>
          <w:rFonts w:ascii="Calibri" w:eastAsia="Times New Roman" w:hAnsi="Calibri" w:cs="Calibri"/>
          <w:color w:val="000000"/>
          <w:sz w:val="27"/>
          <w:szCs w:val="27"/>
        </w:rPr>
      </w:pPr>
      <w:ins w:id="273" w:author="Peck, Steve" w:date="2022-03-30T20:40:00Z">
        <w:r w:rsidRPr="004351BE">
          <w:rPr>
            <w:rFonts w:ascii="Calibri" w:eastAsia="Times New Roman" w:hAnsi="Calibri" w:cs="Calibri"/>
            <w:color w:val="000000"/>
            <w:sz w:val="32"/>
            <w:szCs w:val="32"/>
          </w:rPr>
          <w:t> </w:t>
        </w:r>
      </w:ins>
    </w:p>
    <w:p w14:paraId="7957DDD8" w14:textId="77777777" w:rsidR="004351BE" w:rsidRPr="004351BE" w:rsidRDefault="004351BE" w:rsidP="004351BE">
      <w:pPr>
        <w:rPr>
          <w:ins w:id="274" w:author="Peck, Steve" w:date="2022-03-30T20:40:00Z"/>
          <w:rFonts w:ascii="Calibri" w:eastAsia="Times New Roman" w:hAnsi="Calibri" w:cs="Calibri"/>
          <w:color w:val="000000"/>
          <w:sz w:val="27"/>
          <w:szCs w:val="27"/>
        </w:rPr>
      </w:pPr>
      <w:ins w:id="275" w:author="Peck, Steve" w:date="2022-03-30T20:40:00Z">
        <w:r w:rsidRPr="004351BE">
          <w:rPr>
            <w:rFonts w:ascii="Calibri" w:eastAsia="Times New Roman" w:hAnsi="Calibri" w:cs="Calibri"/>
            <w:color w:val="000000"/>
            <w:sz w:val="32"/>
            <w:szCs w:val="32"/>
          </w:rPr>
          <w:t> </w:t>
        </w:r>
      </w:ins>
    </w:p>
    <w:p w14:paraId="3AE6B05D" w14:textId="77777777" w:rsidR="004351BE" w:rsidRPr="004351BE" w:rsidRDefault="004351BE" w:rsidP="004351BE">
      <w:pPr>
        <w:rPr>
          <w:ins w:id="276" w:author="Peck, Steve" w:date="2022-03-30T20:40:00Z"/>
          <w:rFonts w:ascii="Calibri" w:eastAsia="Times New Roman" w:hAnsi="Calibri" w:cs="Calibri"/>
          <w:color w:val="000000"/>
          <w:sz w:val="27"/>
          <w:szCs w:val="27"/>
        </w:rPr>
      </w:pPr>
      <w:ins w:id="277" w:author="Peck, Steve" w:date="2022-03-30T20:40:00Z">
        <w:r w:rsidRPr="004351BE">
          <w:rPr>
            <w:rFonts w:ascii="Calibri" w:eastAsia="Times New Roman" w:hAnsi="Calibri" w:cs="Calibri"/>
            <w:color w:val="000000"/>
            <w:sz w:val="32"/>
            <w:szCs w:val="32"/>
          </w:rPr>
          <w:t> </w:t>
        </w:r>
      </w:ins>
    </w:p>
    <w:p w14:paraId="3F08B43B" w14:textId="77777777" w:rsidR="004351BE" w:rsidRPr="004351BE" w:rsidRDefault="004351BE" w:rsidP="004351BE">
      <w:pPr>
        <w:rPr>
          <w:rFonts w:ascii="Calibri" w:eastAsia="Times New Roman" w:hAnsi="Calibri" w:cs="Calibri"/>
          <w:color w:val="000000"/>
          <w:sz w:val="27"/>
          <w:szCs w:val="27"/>
        </w:rPr>
      </w:pPr>
      <w:moveToRangeStart w:id="278" w:author="Peck, Steve" w:date="2022-03-30T20:40:00Z" w:name="move99565237"/>
      <w:moveTo w:id="279" w:author="Peck, Steve" w:date="2022-03-30T20:40:00Z">
        <w:r w:rsidRPr="004351BE">
          <w:rPr>
            <w:rFonts w:ascii="Calibri" w:eastAsia="Times New Roman" w:hAnsi="Calibri" w:cs="Calibri"/>
            <w:color w:val="000000"/>
            <w:sz w:val="32"/>
            <w:szCs w:val="32"/>
          </w:rPr>
          <w:t>7.  </w:t>
        </w:r>
      </w:moveTo>
      <w:moveToRangeEnd w:id="278"/>
      <w:ins w:id="280"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Analyze results on Splunk or Elastic (no dashboards provided for this part)</w:t>
      </w:r>
    </w:p>
    <w:p w14:paraId="4BF70A1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5F4BA35F" w14:textId="77777777" w:rsidR="004351BE" w:rsidRPr="004351BE" w:rsidRDefault="004351BE" w:rsidP="004351BE">
      <w:pPr>
        <w:rPr>
          <w:ins w:id="281" w:author="Peck, Steve" w:date="2022-03-30T20:40:00Z"/>
          <w:rFonts w:ascii="Calibri" w:eastAsia="Times New Roman" w:hAnsi="Calibri" w:cs="Calibri"/>
          <w:color w:val="000000"/>
          <w:sz w:val="27"/>
          <w:szCs w:val="27"/>
        </w:rPr>
      </w:pPr>
      <w:ins w:id="282" w:author="Peck, Steve" w:date="2022-03-30T20:40:00Z">
        <w:r w:rsidRPr="004351BE">
          <w:rPr>
            <w:rFonts w:ascii="Calibri" w:eastAsia="Times New Roman" w:hAnsi="Calibri" w:cs="Calibri"/>
            <w:color w:val="000000"/>
            <w:sz w:val="32"/>
            <w:szCs w:val="32"/>
          </w:rPr>
          <w:t> </w:t>
        </w:r>
      </w:ins>
    </w:p>
    <w:p w14:paraId="73C74D20" w14:textId="77777777" w:rsidR="004351BE" w:rsidRPr="004351BE" w:rsidRDefault="004351BE" w:rsidP="004351BE">
      <w:pPr>
        <w:rPr>
          <w:rFonts w:ascii="Calibri" w:eastAsia="Times New Roman" w:hAnsi="Calibri" w:cs="Calibri"/>
          <w:color w:val="000000"/>
          <w:sz w:val="27"/>
          <w:szCs w:val="27"/>
        </w:rPr>
      </w:pPr>
      <w:ins w:id="283" w:author="Peck, Steve" w:date="2022-03-30T20:40:00Z">
        <w:r w:rsidRPr="004351BE">
          <w:rPr>
            <w:rFonts w:ascii="Calibri" w:eastAsia="Times New Roman" w:hAnsi="Calibri" w:cs="Calibri"/>
            <w:color w:val="000000"/>
            <w:sz w:val="32"/>
            <w:szCs w:val="32"/>
          </w:rPr>
          <w:t> </w:t>
        </w:r>
      </w:ins>
    </w:p>
    <w:p w14:paraId="3FE6A7C1" w14:textId="162CD476" w:rsidR="004351BE" w:rsidRPr="004351BE" w:rsidRDefault="004351BE" w:rsidP="004351BE">
      <w:pPr>
        <w:rPr>
          <w:ins w:id="284" w:author="Peck, Steve" w:date="2022-03-30T20:40:00Z"/>
          <w:rFonts w:ascii="Calibri" w:eastAsia="Times New Roman" w:hAnsi="Calibri" w:cs="Calibri"/>
          <w:color w:val="000000"/>
          <w:sz w:val="27"/>
          <w:szCs w:val="27"/>
        </w:rPr>
      </w:pPr>
      <w:r w:rsidRPr="004351BE">
        <w:rPr>
          <w:rFonts w:ascii="Calibri" w:hAnsi="Calibri"/>
          <w:color w:val="000000"/>
          <w:sz w:val="32"/>
          <w:rPrChange w:id="285" w:author="Peck, Steve" w:date="2022-03-30T20:40:00Z">
            <w:rPr>
              <w:rFonts w:ascii="Calibri" w:hAnsi="Calibri"/>
              <w:b/>
              <w:color w:val="000000"/>
              <w:sz w:val="32"/>
            </w:rPr>
          </w:rPrChange>
        </w:rPr>
        <w:t>Part 3</w:t>
      </w:r>
      <w:del w:id="286" w:author="Peck, Steve" w:date="2022-03-30T20:40:00Z">
        <w:r w:rsidR="000778FF" w:rsidRPr="00015715">
          <w:rPr>
            <w:rFonts w:ascii="Calibri" w:eastAsia="Times New Roman" w:hAnsi="Calibri" w:cs="Calibri"/>
            <w:b/>
            <w:bCs/>
            <w:color w:val="000000"/>
            <w:sz w:val="32"/>
            <w:szCs w:val="32"/>
          </w:rPr>
          <w:delText xml:space="preserve"> – Answering to </w:delText>
        </w:r>
      </w:del>
    </w:p>
    <w:p w14:paraId="0EBE7CF2" w14:textId="77777777" w:rsidR="004351BE" w:rsidRPr="004351BE" w:rsidRDefault="004351BE" w:rsidP="004351BE">
      <w:pPr>
        <w:rPr>
          <w:rFonts w:ascii="Calibri" w:hAnsi="Calibri"/>
          <w:color w:val="000000"/>
          <w:sz w:val="27"/>
          <w:rPrChange w:id="287" w:author="Peck, Steve" w:date="2022-03-30T20:40:00Z">
            <w:rPr>
              <w:rFonts w:ascii="Calibri" w:hAnsi="Calibri"/>
              <w:b/>
              <w:color w:val="000000"/>
              <w:sz w:val="27"/>
            </w:rPr>
          </w:rPrChange>
        </w:rPr>
      </w:pPr>
      <w:ins w:id="288" w:author="Peck, Steve" w:date="2022-03-30T20:40:00Z">
        <w:r w:rsidRPr="004351BE">
          <w:rPr>
            <w:rFonts w:ascii="Calibri" w:eastAsia="Times New Roman" w:hAnsi="Calibri" w:cs="Calibri"/>
            <w:color w:val="000000"/>
            <w:sz w:val="32"/>
            <w:szCs w:val="32"/>
          </w:rPr>
          <w:t xml:space="preserve">Cribl Stream </w:t>
        </w:r>
      </w:ins>
      <w:r w:rsidRPr="004351BE">
        <w:rPr>
          <w:rFonts w:ascii="Calibri" w:hAnsi="Calibri"/>
          <w:color w:val="000000"/>
          <w:sz w:val="32"/>
          <w:rPrChange w:id="289" w:author="Peck, Steve" w:date="2022-03-30T20:40:00Z">
            <w:rPr>
              <w:rFonts w:ascii="Calibri" w:hAnsi="Calibri"/>
              <w:b/>
              <w:color w:val="000000"/>
              <w:sz w:val="32"/>
            </w:rPr>
          </w:rPrChange>
        </w:rPr>
        <w:t>Use Cases</w:t>
      </w:r>
    </w:p>
    <w:p w14:paraId="3CCBFD9F"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8CD8EF4"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Reduction</w:t>
      </w:r>
    </w:p>
    <w:p w14:paraId="00F230D0" w14:textId="50DF70AF"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1.</w:t>
      </w:r>
      <w:del w:id="290" w:author="Peck, Steve" w:date="2022-03-30T20:40:00Z">
        <w:r w:rsidR="00CF400D">
          <w:rPr>
            <w:rFonts w:ascii="Calibri" w:eastAsia="Times New Roman" w:hAnsi="Calibri" w:cs="Calibri"/>
            <w:color w:val="000000"/>
            <w:sz w:val="32"/>
            <w:szCs w:val="32"/>
          </w:rPr>
          <w:delText xml:space="preserve"> </w:delText>
        </w:r>
      </w:del>
      <w:ins w:id="291"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Use the Json reduction elements</w:t>
      </w:r>
    </w:p>
    <w:p w14:paraId="66474CF0" w14:textId="26F2BDCC"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2.</w:t>
      </w:r>
      <w:del w:id="292" w:author="Peck, Steve" w:date="2022-03-30T20:40:00Z">
        <w:r w:rsidR="00CF400D">
          <w:rPr>
            <w:rFonts w:ascii="Calibri" w:eastAsia="Times New Roman" w:hAnsi="Calibri" w:cs="Calibri"/>
            <w:color w:val="000000"/>
            <w:sz w:val="32"/>
            <w:szCs w:val="32"/>
          </w:rPr>
          <w:delText xml:space="preserve"> </w:delText>
        </w:r>
      </w:del>
      <w:ins w:id="293"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Send to routes</w:t>
      </w:r>
    </w:p>
    <w:p w14:paraId="585F87E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3.  </w:t>
      </w:r>
      <w:ins w:id="294"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Visualize results on Cribl Stream basic statistics (no system of analysis required)</w:t>
      </w:r>
    </w:p>
    <w:p w14:paraId="4967F4E1" w14:textId="77777777" w:rsidR="00CF400D" w:rsidRDefault="00CF400D" w:rsidP="00015715">
      <w:pPr>
        <w:rPr>
          <w:del w:id="295" w:author="Peck, Steve" w:date="2022-03-30T20:40:00Z"/>
          <w:rFonts w:ascii="Calibri" w:eastAsia="Times New Roman" w:hAnsi="Calibri" w:cs="Calibri"/>
          <w:color w:val="000000"/>
          <w:sz w:val="32"/>
          <w:szCs w:val="32"/>
        </w:rPr>
      </w:pPr>
    </w:p>
    <w:p w14:paraId="63EE744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Routing</w:t>
      </w:r>
    </w:p>
    <w:p w14:paraId="4DEE9D55" w14:textId="342A374D"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1.</w:t>
      </w:r>
      <w:del w:id="296" w:author="Peck, Steve" w:date="2022-03-30T20:40:00Z">
        <w:r w:rsidR="00CF400D">
          <w:rPr>
            <w:rFonts w:ascii="Calibri" w:eastAsia="Times New Roman" w:hAnsi="Calibri" w:cs="Calibri"/>
            <w:color w:val="000000"/>
            <w:sz w:val="32"/>
            <w:szCs w:val="32"/>
          </w:rPr>
          <w:delText xml:space="preserve"> </w:delText>
        </w:r>
      </w:del>
      <w:ins w:id="297"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Create a S3 destination</w:t>
      </w:r>
    </w:p>
    <w:p w14:paraId="561696C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2.  </w:t>
      </w:r>
      <w:ins w:id="298"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Send data to a S3 bucket (WWT will use an internal MinIO) </w:t>
      </w:r>
    </w:p>
    <w:p w14:paraId="3BA416E8"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lastRenderedPageBreak/>
        <w:t>3.  </w:t>
      </w:r>
      <w:ins w:id="299"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Check if data has arrived on the S3 bucket. </w:t>
      </w:r>
    </w:p>
    <w:p w14:paraId="210F935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6D94D210"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Replay</w:t>
      </w:r>
    </w:p>
    <w:p w14:paraId="014B9F03" w14:textId="52985D76"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1.</w:t>
      </w:r>
      <w:del w:id="300" w:author="Peck, Steve" w:date="2022-03-30T20:40:00Z">
        <w:r w:rsidR="00CF400D">
          <w:rPr>
            <w:rFonts w:ascii="Calibri" w:eastAsia="Times New Roman" w:hAnsi="Calibri" w:cs="Calibri"/>
            <w:color w:val="000000"/>
            <w:sz w:val="32"/>
            <w:szCs w:val="32"/>
          </w:rPr>
          <w:delText xml:space="preserve"> </w:delText>
        </w:r>
      </w:del>
      <w:ins w:id="301"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Configure a S3 Collector Source utilizing the S3 bucket created above</w:t>
      </w:r>
    </w:p>
    <w:p w14:paraId="4D1FD87B" w14:textId="3A466590"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2.</w:t>
      </w:r>
      <w:del w:id="302" w:author="Peck, Steve" w:date="2022-03-30T20:40:00Z">
        <w:r w:rsidR="00CF400D">
          <w:rPr>
            <w:rFonts w:ascii="Calibri" w:eastAsia="Times New Roman" w:hAnsi="Calibri" w:cs="Calibri"/>
            <w:color w:val="000000"/>
            <w:sz w:val="32"/>
            <w:szCs w:val="32"/>
          </w:rPr>
          <w:delText xml:space="preserve"> </w:delText>
        </w:r>
      </w:del>
      <w:ins w:id="303"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Replay data as preview within Cribl Stream</w:t>
      </w:r>
    </w:p>
    <w:p w14:paraId="59C0CED5" w14:textId="39B31C28"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3.</w:t>
      </w:r>
      <w:del w:id="304" w:author="Peck, Steve" w:date="2022-03-30T20:40:00Z">
        <w:r w:rsidR="00CF400D">
          <w:rPr>
            <w:rFonts w:ascii="Calibri" w:eastAsia="Times New Roman" w:hAnsi="Calibri" w:cs="Calibri"/>
            <w:color w:val="000000"/>
            <w:sz w:val="32"/>
            <w:szCs w:val="32"/>
          </w:rPr>
          <w:delText xml:space="preserve"> </w:delText>
        </w:r>
      </w:del>
      <w:ins w:id="305"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Validate event breakers</w:t>
      </w:r>
    </w:p>
    <w:p w14:paraId="54CBB91D"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4.  </w:t>
      </w:r>
      <w:ins w:id="306"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Create another route or utilize an existing one (Splunk or Elastic) </w:t>
      </w:r>
    </w:p>
    <w:p w14:paraId="2689716B"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5.  </w:t>
      </w:r>
      <w:ins w:id="307"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Apply the selected destination to the created route </w:t>
      </w:r>
    </w:p>
    <w:p w14:paraId="01D0CE3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6.  </w:t>
      </w:r>
      <w:ins w:id="308"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 xml:space="preserve">Send data from the S3 bucket in Full </w:t>
      </w:r>
      <w:proofErr w:type="gramStart"/>
      <w:r w:rsidRPr="004351BE">
        <w:rPr>
          <w:rFonts w:ascii="Calibri" w:eastAsia="Times New Roman" w:hAnsi="Calibri" w:cs="Calibri"/>
          <w:color w:val="000000"/>
          <w:sz w:val="32"/>
          <w:szCs w:val="32"/>
        </w:rPr>
        <w:t>mode</w:t>
      </w:r>
      <w:ins w:id="309" w:author="Peck, Steve" w:date="2022-03-30T20:40:00Z">
        <w:r w:rsidRPr="004351BE">
          <w:rPr>
            <w:rFonts w:ascii="Calibri" w:eastAsia="Times New Roman" w:hAnsi="Calibri" w:cs="Calibri"/>
            <w:color w:val="000000"/>
            <w:sz w:val="32"/>
            <w:szCs w:val="32"/>
          </w:rPr>
          <w:t> </w:t>
        </w:r>
      </w:ins>
      <w:r w:rsidRPr="004351BE">
        <w:rPr>
          <w:rFonts w:ascii="Calibri" w:eastAsia="Times New Roman" w:hAnsi="Calibri" w:cs="Calibri"/>
          <w:color w:val="000000"/>
          <w:sz w:val="32"/>
          <w:szCs w:val="32"/>
        </w:rPr>
        <w:t xml:space="preserve"> to</w:t>
      </w:r>
      <w:proofErr w:type="gramEnd"/>
      <w:r w:rsidRPr="004351BE">
        <w:rPr>
          <w:rFonts w:ascii="Calibri" w:eastAsia="Times New Roman" w:hAnsi="Calibri" w:cs="Calibri"/>
          <w:color w:val="000000"/>
          <w:sz w:val="32"/>
          <w:szCs w:val="32"/>
        </w:rPr>
        <w:t xml:space="preserve"> route</w:t>
      </w:r>
    </w:p>
    <w:p w14:paraId="42840499"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7.  </w:t>
      </w:r>
      <w:ins w:id="310"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Analyze data in Splunk or Elastic</w:t>
      </w:r>
    </w:p>
    <w:p w14:paraId="5DB13BA6"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 </w:t>
      </w:r>
    </w:p>
    <w:p w14:paraId="734A2685"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Redact</w:t>
      </w:r>
    </w:p>
    <w:p w14:paraId="7EB4A6A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1.  </w:t>
      </w:r>
      <w:ins w:id="311"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Use existing sources</w:t>
      </w:r>
    </w:p>
    <w:p w14:paraId="7369B1D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2.  </w:t>
      </w:r>
      <w:ins w:id="312"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Create a function (Mask) on the already created pipeline</w:t>
      </w:r>
    </w:p>
    <w:p w14:paraId="38D7DA2C"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3.  </w:t>
      </w:r>
      <w:ins w:id="313"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Change/mask/hash value in one field (TBD)</w:t>
      </w:r>
    </w:p>
    <w:p w14:paraId="4BD9A0D3" w14:textId="77777777" w:rsidR="004351BE" w:rsidRPr="004351BE" w:rsidRDefault="004351BE" w:rsidP="004351BE">
      <w:pPr>
        <w:rPr>
          <w:rFonts w:ascii="Calibri" w:eastAsia="Times New Roman" w:hAnsi="Calibri" w:cs="Calibri"/>
          <w:color w:val="000000"/>
          <w:sz w:val="27"/>
          <w:szCs w:val="27"/>
        </w:rPr>
      </w:pPr>
      <w:r w:rsidRPr="004351BE">
        <w:rPr>
          <w:rFonts w:ascii="Calibri" w:eastAsia="Times New Roman" w:hAnsi="Calibri" w:cs="Calibri"/>
          <w:color w:val="000000"/>
          <w:sz w:val="32"/>
          <w:szCs w:val="32"/>
        </w:rPr>
        <w:t>4.  </w:t>
      </w:r>
      <w:ins w:id="314" w:author="Peck, Steve" w:date="2022-03-30T20:40:00Z">
        <w:r w:rsidRPr="004351BE">
          <w:rPr>
            <w:rFonts w:ascii="Calibri" w:eastAsia="Times New Roman" w:hAnsi="Calibri" w:cs="Calibri"/>
            <w:color w:val="000000"/>
            <w:sz w:val="32"/>
            <w:szCs w:val="32"/>
          </w:rPr>
          <w:t xml:space="preserve">     </w:t>
        </w:r>
      </w:ins>
      <w:r w:rsidRPr="004351BE">
        <w:rPr>
          <w:rFonts w:ascii="Calibri" w:eastAsia="Times New Roman" w:hAnsi="Calibri" w:cs="Calibri"/>
          <w:color w:val="000000"/>
          <w:sz w:val="32"/>
          <w:szCs w:val="32"/>
        </w:rPr>
        <w:t>Validate on the Sample file within Cribl Stream.</w:t>
      </w:r>
    </w:p>
    <w:p w14:paraId="274BF204" w14:textId="77777777" w:rsidR="00015715" w:rsidRPr="00015715" w:rsidRDefault="00015715" w:rsidP="00015715">
      <w:pPr>
        <w:rPr>
          <w:del w:id="315" w:author="Peck, Steve" w:date="2022-03-30T20:40:00Z"/>
          <w:rFonts w:ascii="Calibri" w:eastAsia="Times New Roman" w:hAnsi="Calibri" w:cs="Calibri"/>
          <w:color w:val="000000"/>
          <w:sz w:val="27"/>
          <w:szCs w:val="27"/>
        </w:rPr>
      </w:pPr>
      <w:del w:id="316" w:author="Peck, Steve" w:date="2022-03-30T20:40:00Z">
        <w:r w:rsidRPr="00015715">
          <w:rPr>
            <w:rFonts w:ascii="Calibri" w:eastAsia="Times New Roman" w:hAnsi="Calibri" w:cs="Calibri"/>
            <w:color w:val="000000"/>
            <w:sz w:val="32"/>
            <w:szCs w:val="32"/>
          </w:rPr>
          <w:delText> </w:delText>
        </w:r>
      </w:del>
    </w:p>
    <w:p w14:paraId="3440E52D" w14:textId="77777777" w:rsidR="00045E03" w:rsidRDefault="00045E03"/>
    <w:sectPr w:rsidR="00045E03" w:rsidSect="00F44E07">
      <w:pgSz w:w="12240" w:h="15840"/>
      <w:pgMar w:top="738" w:right="1440" w:bottom="1440" w:left="1440" w:header="720" w:footer="720" w:gutter="0"/>
      <w:cols w:space="720"/>
      <w:docGrid w:linePitch="360"/>
      <w:sectPrChange w:id="317" w:author="Peck, Steve" w:date="2022-03-30T20:40:00Z">
        <w:sectPr w:rsidR="00045E03" w:rsidSect="00F44E07">
          <w:pgMar w:top="468" w:right="1080" w:bottom="342" w:left="1440" w:header="720" w:footer="720" w:gutter="0"/>
        </w:sectPr>
      </w:sectPrChang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025EA"/>
    <w:multiLevelType w:val="multilevel"/>
    <w:tmpl w:val="8E606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F85139"/>
    <w:multiLevelType w:val="multilevel"/>
    <w:tmpl w:val="59209F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725889"/>
    <w:multiLevelType w:val="multilevel"/>
    <w:tmpl w:val="7F1825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1669C6"/>
    <w:multiLevelType w:val="multilevel"/>
    <w:tmpl w:val="2B527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BF3673"/>
    <w:multiLevelType w:val="multilevel"/>
    <w:tmpl w:val="534614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ck, Steve">
    <w15:presenceInfo w15:providerId="AD" w15:userId="S::pecks@wwt.com::c85b5ddf-bb12-439b-a570-fdf72173b4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E8"/>
    <w:rsid w:val="00015715"/>
    <w:rsid w:val="00045E03"/>
    <w:rsid w:val="000778FF"/>
    <w:rsid w:val="001264CD"/>
    <w:rsid w:val="004351BE"/>
    <w:rsid w:val="00561697"/>
    <w:rsid w:val="00611952"/>
    <w:rsid w:val="00650018"/>
    <w:rsid w:val="006D43C1"/>
    <w:rsid w:val="009B7B87"/>
    <w:rsid w:val="00A00B29"/>
    <w:rsid w:val="00A614E8"/>
    <w:rsid w:val="00AA4C82"/>
    <w:rsid w:val="00BE18BF"/>
    <w:rsid w:val="00CF400D"/>
    <w:rsid w:val="00D10E81"/>
    <w:rsid w:val="00F44E07"/>
    <w:rsid w:val="00FA1642"/>
    <w:rsid w:val="00FB3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A1A9CB"/>
  <w15:chartTrackingRefBased/>
  <w15:docId w15:val="{ABADB6EE-FEC4-634C-81A3-6B4E96F6F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351BE"/>
  </w:style>
  <w:style w:type="character" w:styleId="Hyperlink">
    <w:name w:val="Hyperlink"/>
    <w:basedOn w:val="DefaultParagraphFont"/>
    <w:uiPriority w:val="99"/>
    <w:semiHidden/>
    <w:unhideWhenUsed/>
    <w:rsid w:val="004351BE"/>
    <w:rPr>
      <w:color w:val="0000FF"/>
      <w:u w:val="single"/>
    </w:rPr>
  </w:style>
  <w:style w:type="paragraph" w:styleId="ListParagraph">
    <w:name w:val="List Paragraph"/>
    <w:basedOn w:val="Normal"/>
    <w:uiPriority w:val="34"/>
    <w:qFormat/>
    <w:rsid w:val="004351B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059649">
      <w:bodyDiv w:val="1"/>
      <w:marLeft w:val="0"/>
      <w:marRight w:val="0"/>
      <w:marTop w:val="0"/>
      <w:marBottom w:val="0"/>
      <w:divBdr>
        <w:top w:val="none" w:sz="0" w:space="0" w:color="auto"/>
        <w:left w:val="none" w:sz="0" w:space="0" w:color="auto"/>
        <w:bottom w:val="none" w:sz="0" w:space="0" w:color="auto"/>
        <w:right w:val="none" w:sz="0" w:space="0" w:color="auto"/>
      </w:divBdr>
    </w:div>
    <w:div w:id="157623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3448</Words>
  <Characters>19659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Peck, Steve</dc:creator>
  <cp:keywords/>
  <dc:description/>
  <cp:lastModifiedBy>Peck, Steve</cp:lastModifiedBy>
  <cp:revision>2</cp:revision>
  <dcterms:created xsi:type="dcterms:W3CDTF">2022-03-31T00:34:00Z</dcterms:created>
  <dcterms:modified xsi:type="dcterms:W3CDTF">2022-04-04T15:17:00Z</dcterms:modified>
</cp:coreProperties>
</file>